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86167" w14:textId="77777777" w:rsidR="009E634E" w:rsidRPr="009E634E" w:rsidRDefault="009E634E" w:rsidP="009E634E">
      <w:pPr>
        <w:jc w:val="center"/>
        <w:rPr>
          <w:b/>
          <w:bCs/>
        </w:rPr>
      </w:pPr>
      <w:bookmarkStart w:id="0" w:name="_Hlk230804318"/>
      <w:bookmarkEnd w:id="0"/>
      <w:r w:rsidRPr="009E634E">
        <w:rPr>
          <w:b/>
          <w:bCs/>
        </w:rPr>
        <w:t>I. 서 론</w:t>
      </w:r>
    </w:p>
    <w:p w14:paraId="2FDA88E8" w14:textId="049EC402" w:rsidR="009F3817" w:rsidRPr="00832E1D" w:rsidRDefault="009E634E" w:rsidP="009F3817">
      <w:pPr>
        <w:rPr>
          <w:rFonts w:hint="eastAsia"/>
          <w:b/>
          <w:bCs/>
        </w:rPr>
      </w:pPr>
      <w:r w:rsidRPr="009E634E">
        <w:rPr>
          <w:rFonts w:hint="eastAsia"/>
          <w:b/>
          <w:bCs/>
        </w:rPr>
        <w:t>1.</w:t>
      </w:r>
      <w:r w:rsidRPr="009E634E">
        <w:rPr>
          <w:b/>
          <w:bCs/>
        </w:rPr>
        <w:t xml:space="preserve"> </w:t>
      </w:r>
      <w:r w:rsidRPr="00595E32">
        <w:rPr>
          <w:b/>
          <w:bCs/>
        </w:rPr>
        <w:t>연구배경</w:t>
      </w:r>
    </w:p>
    <w:p w14:paraId="5744FD96" w14:textId="77777777" w:rsidR="00A94BD6" w:rsidRPr="00A94BD6" w:rsidRDefault="00A94BD6" w:rsidP="00A94BD6">
      <w:pPr>
        <w:widowControl/>
        <w:wordWrap/>
        <w:autoSpaceDE/>
        <w:autoSpaceDN/>
      </w:pPr>
      <w:r w:rsidRPr="00A94BD6">
        <w:t>소상공인은 지역경제와 생활경제를 지탱하는 핵심 주체이며, 지역 상권과 전통시장, 생활서비스업의 안정성은 지역경제 활력과 고용 유지에 직접적인 영향을 미친다. 그러나 소상공인은 영세한 자본 규모, 제한된 인력, 낮은 디지털 전환 역량, 경기 변동과 비용 상승에 대한 취약성으로 인해 사업 지속에 구조적 어려움을 겪고 있다.</w:t>
      </w:r>
    </w:p>
    <w:p w14:paraId="0CC13B63" w14:textId="77777777" w:rsidR="00A94BD6" w:rsidRDefault="00A94BD6" w:rsidP="00A94BD6">
      <w:pPr>
        <w:widowControl/>
        <w:wordWrap/>
        <w:autoSpaceDE/>
        <w:autoSpaceDN/>
      </w:pPr>
      <w:r w:rsidRPr="00A94BD6">
        <w:t>특히 경남은 2023년 기준 약 46.9만 개의 소상공인 사업체가 분포해 있어 지역경제에서 소상공인이 차지하는 비중이 크다. 또한 창·</w:t>
      </w:r>
      <w:proofErr w:type="spellStart"/>
      <w:r w:rsidRPr="00A94BD6">
        <w:t>폐업률</w:t>
      </w:r>
      <w:proofErr w:type="spellEnd"/>
      <w:r w:rsidRPr="00A94BD6">
        <w:t xml:space="preserve"> 추이를 보면 2020년 이후 경남을 포함한 주요 지역에서 </w:t>
      </w:r>
      <w:proofErr w:type="spellStart"/>
      <w:r w:rsidRPr="00A94BD6">
        <w:t>폐업률이</w:t>
      </w:r>
      <w:proofErr w:type="spellEnd"/>
      <w:r w:rsidRPr="00A94BD6">
        <w:t xml:space="preserve"> 상승하는 흐름이 나타나고 있어, 소상공인의 지속가능성을 사전에 진단하고 위험 수준에 맞는 지원을 연결할 필요성이 커지고 있다. 즉, 소상공인 지원정책은 단순히 자금을 얼마나 지원할 것인가를 넘어, 어떤 사업체가 어떤 위험에 처해 있으며 어떤 지원이 필요한지를 판단하는 방향으로 고도화되어야 한다.</w:t>
      </w:r>
    </w:p>
    <w:p w14:paraId="0283A787" w14:textId="77777777" w:rsidR="00241AF5" w:rsidRPr="003C1836" w:rsidRDefault="00241AF5" w:rsidP="00241AF5">
      <w:pPr>
        <w:jc w:val="center"/>
        <w:rPr>
          <w:b/>
          <w:bCs/>
        </w:rPr>
      </w:pPr>
      <w:r w:rsidRPr="0009545D">
        <w:rPr>
          <w:b/>
          <w:bCs/>
          <w:noProof/>
        </w:rPr>
        <w:drawing>
          <wp:anchor distT="0" distB="0" distL="114300" distR="114300" simplePos="0" relativeHeight="251660288" behindDoc="0" locked="0" layoutInCell="1" allowOverlap="1" wp14:anchorId="10BC0954" wp14:editId="18BE8747">
            <wp:simplePos x="0" y="0"/>
            <wp:positionH relativeFrom="column">
              <wp:posOffset>-422471</wp:posOffset>
            </wp:positionH>
            <wp:positionV relativeFrom="paragraph">
              <wp:posOffset>368495</wp:posOffset>
            </wp:positionV>
            <wp:extent cx="2243455" cy="3325495"/>
            <wp:effectExtent l="0" t="0" r="4445" b="8255"/>
            <wp:wrapSquare wrapText="bothSides"/>
            <wp:docPr id="11198639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3967" name=""/>
                    <pic:cNvPicPr/>
                  </pic:nvPicPr>
                  <pic:blipFill>
                    <a:blip r:embed="rId5">
                      <a:extLst>
                        <a:ext uri="{28A0092B-C50C-407E-A947-70E740481C1C}">
                          <a14:useLocalDpi xmlns:a14="http://schemas.microsoft.com/office/drawing/2010/main" val="0"/>
                        </a:ext>
                      </a:extLst>
                    </a:blip>
                    <a:stretch>
                      <a:fillRect/>
                    </a:stretch>
                  </pic:blipFill>
                  <pic:spPr>
                    <a:xfrm>
                      <a:off x="0" y="0"/>
                      <a:ext cx="2243455" cy="3325495"/>
                    </a:xfrm>
                    <a:prstGeom prst="rect">
                      <a:avLst/>
                    </a:prstGeom>
                  </pic:spPr>
                </pic:pic>
              </a:graphicData>
            </a:graphic>
            <wp14:sizeRelH relativeFrom="margin">
              <wp14:pctWidth>0</wp14:pctWidth>
            </wp14:sizeRelH>
            <wp14:sizeRelV relativeFrom="margin">
              <wp14:pctHeight>0</wp14:pctHeight>
            </wp14:sizeRelV>
          </wp:anchor>
        </w:drawing>
      </w:r>
      <w:r w:rsidRPr="0009545D">
        <w:rPr>
          <w:rFonts w:hint="eastAsia"/>
          <w:b/>
          <w:bCs/>
        </w:rPr>
        <w:t>&lt;</w:t>
      </w:r>
      <w:r w:rsidRPr="0009545D">
        <w:rPr>
          <w:b/>
          <w:bCs/>
        </w:rPr>
        <w:t>그림 1</w:t>
      </w:r>
      <w:r w:rsidRPr="0009545D">
        <w:rPr>
          <w:rFonts w:hint="eastAsia"/>
          <w:b/>
          <w:bCs/>
        </w:rPr>
        <w:t>&gt;</w:t>
      </w:r>
      <w:r w:rsidRPr="0009545D">
        <w:rPr>
          <w:b/>
          <w:bCs/>
        </w:rPr>
        <w:t xml:space="preserve"> 지역별 소상공인 업체 수 현황</w:t>
      </w:r>
      <w:r w:rsidRPr="0009545D">
        <w:rPr>
          <w:rFonts w:hint="eastAsia"/>
          <w:b/>
          <w:bCs/>
        </w:rPr>
        <w:t xml:space="preserve"> 및 </w:t>
      </w:r>
      <w:r w:rsidRPr="00487325">
        <w:rPr>
          <w:b/>
          <w:bCs/>
        </w:rPr>
        <w:t>창·</w:t>
      </w:r>
      <w:proofErr w:type="spellStart"/>
      <w:r w:rsidRPr="00487325">
        <w:rPr>
          <w:b/>
          <w:bCs/>
        </w:rPr>
        <w:t>폐업률</w:t>
      </w:r>
      <w:proofErr w:type="spellEnd"/>
    </w:p>
    <w:p w14:paraId="0FBEA3CA" w14:textId="77777777" w:rsidR="00241AF5" w:rsidRPr="003C1836" w:rsidRDefault="00241AF5" w:rsidP="00241AF5">
      <w:pPr>
        <w:jc w:val="center"/>
        <w:rPr>
          <w:rFonts w:hint="eastAsia"/>
        </w:rPr>
      </w:pPr>
      <w:r w:rsidRPr="0009545D">
        <w:rPr>
          <w:b/>
          <w:bCs/>
          <w:noProof/>
        </w:rPr>
        <w:drawing>
          <wp:anchor distT="0" distB="0" distL="114300" distR="114300" simplePos="0" relativeHeight="251661312" behindDoc="0" locked="0" layoutInCell="1" allowOverlap="1" wp14:anchorId="60586544" wp14:editId="3A31BD91">
            <wp:simplePos x="0" y="0"/>
            <wp:positionH relativeFrom="column">
              <wp:posOffset>1687830</wp:posOffset>
            </wp:positionH>
            <wp:positionV relativeFrom="paragraph">
              <wp:posOffset>518160</wp:posOffset>
            </wp:positionV>
            <wp:extent cx="4775835" cy="2208530"/>
            <wp:effectExtent l="0" t="0" r="5715" b="1270"/>
            <wp:wrapSquare wrapText="bothSides"/>
            <wp:docPr id="11446916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60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5835" cy="2208530"/>
                    </a:xfrm>
                    <a:prstGeom prst="rect">
                      <a:avLst/>
                    </a:prstGeom>
                  </pic:spPr>
                </pic:pic>
              </a:graphicData>
            </a:graphic>
            <wp14:sizeRelH relativeFrom="margin">
              <wp14:pctWidth>0</wp14:pctWidth>
            </wp14:sizeRelH>
            <wp14:sizeRelV relativeFrom="margin">
              <wp14:pctHeight>0</wp14:pctHeight>
            </wp14:sizeRelV>
          </wp:anchor>
        </w:drawing>
      </w:r>
    </w:p>
    <w:p w14:paraId="1F9E2346" w14:textId="77777777" w:rsidR="00241AF5" w:rsidRDefault="00241AF5" w:rsidP="00241AF5">
      <w:pPr>
        <w:rPr>
          <w:b/>
          <w:bCs/>
        </w:rPr>
      </w:pPr>
    </w:p>
    <w:p w14:paraId="625F711F" w14:textId="77777777" w:rsidR="00241AF5" w:rsidRPr="00A94BD6" w:rsidRDefault="00241AF5" w:rsidP="00A94BD6">
      <w:pPr>
        <w:widowControl/>
        <w:wordWrap/>
        <w:autoSpaceDE/>
        <w:autoSpaceDN/>
      </w:pPr>
    </w:p>
    <w:p w14:paraId="6C0FFAE9" w14:textId="77777777" w:rsidR="00A94BD6" w:rsidRPr="00A94BD6" w:rsidRDefault="00A94BD6" w:rsidP="00A94BD6">
      <w:pPr>
        <w:widowControl/>
        <w:wordWrap/>
        <w:autoSpaceDE/>
        <w:autoSpaceDN/>
      </w:pPr>
      <w:r w:rsidRPr="00A94BD6">
        <w:t xml:space="preserve">최근 공공·금융 분야에서는 데이터 기반 의사결정과 인공지능 기반 예측모형의 활용 가능성이 확대되고 있다. </w:t>
      </w:r>
      <w:proofErr w:type="spellStart"/>
      <w:r w:rsidRPr="00A94BD6">
        <w:t>머신러닝</w:t>
      </w:r>
      <w:proofErr w:type="spellEnd"/>
      <w:r w:rsidRPr="00A94BD6">
        <w:t xml:space="preserve"> 기법은 매출, 창업준비, 경영애로, 정부지원 경험 등 다양한 요인을 함께 고려할 수 있어 소상공인의 사업 지속가능성 진단에 활용될 수 있다. 이에 본 연구는 2019년부터 2023년까지의 소상공인 실태조사 자료를 활용하여 사업운영계획을 사업 지속가능성의 대리지표로 설정하고, Logistic Regression, Random </w:t>
      </w:r>
      <w:r w:rsidRPr="00A94BD6">
        <w:lastRenderedPageBreak/>
        <w:t xml:space="preserve">Forest, </w:t>
      </w:r>
      <w:proofErr w:type="spellStart"/>
      <w:r w:rsidRPr="00A94BD6">
        <w:t>XGBoost</w:t>
      </w:r>
      <w:proofErr w:type="spellEnd"/>
      <w:r w:rsidRPr="00A94BD6">
        <w:t xml:space="preserve">, </w:t>
      </w:r>
      <w:proofErr w:type="spellStart"/>
      <w:r w:rsidRPr="00A94BD6">
        <w:t>LightGBM</w:t>
      </w:r>
      <w:proofErr w:type="spellEnd"/>
      <w:r w:rsidRPr="00A94BD6">
        <w:t xml:space="preserve"> 등 복수의 </w:t>
      </w:r>
      <w:proofErr w:type="spellStart"/>
      <w:r w:rsidRPr="00A94BD6">
        <w:t>머신러닝</w:t>
      </w:r>
      <w:proofErr w:type="spellEnd"/>
      <w:r w:rsidRPr="00A94BD6">
        <w:t xml:space="preserve"> 모형을 통해 소상공인의 지속가능성을 예측한다. 또한 변수중요도 분석을 통해 주요 영향 요인을 확인하고, 이를 경남지역 소상공인 맞춤지원 정책 방향과 연결하고자 한다.</w:t>
      </w:r>
    </w:p>
    <w:p w14:paraId="1E39AD6E" w14:textId="173A0F25" w:rsidR="0009545D" w:rsidRPr="00241AF5" w:rsidRDefault="0009545D" w:rsidP="00241AF5">
      <w:pPr>
        <w:widowControl/>
        <w:wordWrap/>
        <w:autoSpaceDE/>
        <w:autoSpaceDN/>
        <w:rPr>
          <w:rFonts w:hint="eastAsia"/>
          <w:noProof/>
        </w:rPr>
      </w:pPr>
    </w:p>
    <w:p w14:paraId="2671F1F1" w14:textId="347C4396" w:rsidR="009E634E" w:rsidRPr="009E634E" w:rsidRDefault="009E634E">
      <w:pPr>
        <w:rPr>
          <w:b/>
          <w:bCs/>
        </w:rPr>
      </w:pPr>
      <w:r w:rsidRPr="009E634E">
        <w:rPr>
          <w:rFonts w:hint="eastAsia"/>
          <w:b/>
          <w:bCs/>
        </w:rPr>
        <w:t xml:space="preserve">2. </w:t>
      </w:r>
      <w:r w:rsidRPr="00595E32">
        <w:rPr>
          <w:b/>
          <w:bCs/>
        </w:rPr>
        <w:t>연구</w:t>
      </w:r>
      <w:r>
        <w:rPr>
          <w:rFonts w:hint="eastAsia"/>
          <w:b/>
          <w:bCs/>
        </w:rPr>
        <w:t xml:space="preserve"> </w:t>
      </w:r>
      <w:r w:rsidRPr="00595E32">
        <w:rPr>
          <w:b/>
          <w:bCs/>
        </w:rPr>
        <w:t>목적</w:t>
      </w:r>
      <w:r>
        <w:rPr>
          <w:rFonts w:hint="eastAsia"/>
          <w:b/>
          <w:bCs/>
        </w:rPr>
        <w:t xml:space="preserve"> 및 연구 질문</w:t>
      </w:r>
    </w:p>
    <w:p w14:paraId="2F973A83" w14:textId="7725EBCC" w:rsidR="003C1836" w:rsidRPr="003C1836" w:rsidRDefault="003C1836" w:rsidP="003C1836">
      <w:r w:rsidRPr="003C1836">
        <w:t xml:space="preserve">본 연구의 목적은 </w:t>
      </w:r>
      <w:proofErr w:type="spellStart"/>
      <w:r w:rsidRPr="003C1836">
        <w:t>머신러닝</w:t>
      </w:r>
      <w:proofErr w:type="spellEnd"/>
      <w:r w:rsidRPr="003C1836">
        <w:t xml:space="preserve"> 기반 예측모형을 통해 소상공인의 사업 지속가능성을 진단하고, 분석 결과를 경남지역 소상공인 지원정책의 고도화 방향으로 제시하는 데 있다. 구체적으로 첫째, 소상공인 실태조사 자료를 활용하여 사업 지속가능성 예측모형을 구축한다. 둘째, 복수의 </w:t>
      </w:r>
      <w:proofErr w:type="spellStart"/>
      <w:r w:rsidRPr="003C1836">
        <w:t>머신러닝</w:t>
      </w:r>
      <w:proofErr w:type="spellEnd"/>
      <w:r w:rsidRPr="003C1836">
        <w:t xml:space="preserve"> 모형을 비교하여 지속가능성 진단에 적합한 모형과 평가 지표를 검토한다. 셋째, 변수중요도 분석을 통해 소상공인의 지속가능성과 관련된 주요 요인을 확인한다. 넷째, 분석 결과를 바탕으로 경남지역 소상공인 지원정책의 조기진단 및 맞춤형 지원체계 구축 방향을 제안한다.</w:t>
      </w:r>
    </w:p>
    <w:p w14:paraId="57AC839D" w14:textId="77777777" w:rsidR="003C1836" w:rsidRPr="003C1836" w:rsidRDefault="003C1836" w:rsidP="003C1836">
      <w:r w:rsidRPr="003C1836">
        <w:t xml:space="preserve">이를 위해 본 연구는 다음의 연구질문을 설정한다. 첫째, 소상공인의 사업 지속가능성은 </w:t>
      </w:r>
      <w:proofErr w:type="spellStart"/>
      <w:r w:rsidRPr="003C1836">
        <w:t>머신러닝</w:t>
      </w:r>
      <w:proofErr w:type="spellEnd"/>
      <w:r w:rsidRPr="003C1836">
        <w:t xml:space="preserve"> 모형을 통해 어느 정도 예측 가능한가? 둘째, Logistic Regression, Random Forest, </w:t>
      </w:r>
      <w:proofErr w:type="spellStart"/>
      <w:r w:rsidRPr="003C1836">
        <w:t>XGBoost</w:t>
      </w:r>
      <w:proofErr w:type="spellEnd"/>
      <w:r w:rsidRPr="003C1836">
        <w:t xml:space="preserve">, </w:t>
      </w:r>
      <w:proofErr w:type="spellStart"/>
      <w:r w:rsidRPr="003C1836">
        <w:t>LightGBM</w:t>
      </w:r>
      <w:proofErr w:type="spellEnd"/>
      <w:r w:rsidRPr="003C1836">
        <w:t xml:space="preserve"> 중 사업 지속가능성 진단에 상대적으로 적합한 모형은 무엇인가? 셋째, 소상공인의 사업 지속가능성 예측에 중요한 영향을 미치는 요인은 무엇인가? 넷째, 예측모형과 변수중요도 분석 결과를 경남형 소상공인 맞춤지원 정책에 어떻게 활용할 수 있는가?</w:t>
      </w:r>
    </w:p>
    <w:p w14:paraId="757A06A0" w14:textId="77777777" w:rsidR="009E634E" w:rsidRPr="003C1836" w:rsidRDefault="009E634E" w:rsidP="009E634E"/>
    <w:p w14:paraId="3F882B5E" w14:textId="499D2459" w:rsidR="009E634E" w:rsidRPr="009E634E" w:rsidRDefault="009E634E" w:rsidP="009E634E">
      <w:pPr>
        <w:rPr>
          <w:b/>
          <w:bCs/>
        </w:rPr>
      </w:pPr>
      <w:r w:rsidRPr="009E634E">
        <w:rPr>
          <w:rFonts w:hint="eastAsia"/>
          <w:b/>
          <w:bCs/>
        </w:rPr>
        <w:t>3. 연구 구성</w:t>
      </w:r>
    </w:p>
    <w:p w14:paraId="7CC86537" w14:textId="1E9AB9F0" w:rsidR="004D26F7" w:rsidRDefault="00B3767A" w:rsidP="009E634E">
      <w:r w:rsidRPr="00B3767A">
        <w:t xml:space="preserve">본 논문의 구성은 다음과 같다. 제2장에서는 소상공인 사업 지속가능성, 소상공인 지원제도, </w:t>
      </w:r>
      <w:proofErr w:type="spellStart"/>
      <w:r w:rsidRPr="00B3767A">
        <w:t>머신러닝</w:t>
      </w:r>
      <w:proofErr w:type="spellEnd"/>
      <w:r w:rsidRPr="00B3767A">
        <w:t xml:space="preserve"> 기반 예측연구를 검토하고 본 연구의 차별성을 제시한다. 제3장에서는 분석자료, 변수 구성, </w:t>
      </w:r>
      <w:proofErr w:type="spellStart"/>
      <w:r w:rsidRPr="00B3767A">
        <w:t>전처리</w:t>
      </w:r>
      <w:proofErr w:type="spellEnd"/>
      <w:r w:rsidRPr="00B3767A">
        <w:t xml:space="preserve"> 절차, 예측모형 및 평가 지표를 설명한다. 제4장에서는 모형별 예측 성과와 변수중요도 분석 결과를 제시한다. 제5장에서는 분석결과를 바탕으로 경남지역 소상공인 지원정책에 적용 가능한 조기진단 및 맞춤지원 방향을 제안한다. 마지막으로 제6장에서는 연구결과를 요약하고 정책적 시사점과 한계를 제시한다.</w:t>
      </w:r>
    </w:p>
    <w:p w14:paraId="347F7EA2" w14:textId="77777777" w:rsidR="00326888" w:rsidRPr="009E634E" w:rsidRDefault="00326888" w:rsidP="009E634E">
      <w:pPr>
        <w:rPr>
          <w:rFonts w:hint="eastAsia"/>
        </w:rPr>
      </w:pPr>
    </w:p>
    <w:p w14:paraId="7A2E65E3" w14:textId="7562DC45" w:rsidR="009E634E" w:rsidRPr="00487325" w:rsidRDefault="009E634E" w:rsidP="009E634E">
      <w:pPr>
        <w:jc w:val="center"/>
        <w:rPr>
          <w:b/>
          <w:bCs/>
        </w:rPr>
      </w:pPr>
      <w:r w:rsidRPr="00487325">
        <w:rPr>
          <w:b/>
          <w:bCs/>
        </w:rPr>
        <w:t>II. 이론적 배경</w:t>
      </w:r>
    </w:p>
    <w:p w14:paraId="1DF5FA33" w14:textId="77777777" w:rsidR="00662E4F" w:rsidRDefault="009E634E" w:rsidP="00662E4F">
      <w:pPr>
        <w:rPr>
          <w:b/>
          <w:bCs/>
        </w:rPr>
      </w:pPr>
      <w:r w:rsidRPr="00487325">
        <w:rPr>
          <w:rFonts w:hint="eastAsia"/>
          <w:b/>
          <w:bCs/>
        </w:rPr>
        <w:t>1. 소상공인 정의</w:t>
      </w:r>
      <w:r w:rsidR="005F4FDB" w:rsidRPr="00487325">
        <w:rPr>
          <w:rFonts w:hint="eastAsia"/>
          <w:b/>
          <w:bCs/>
        </w:rPr>
        <w:t xml:space="preserve"> </w:t>
      </w:r>
    </w:p>
    <w:p w14:paraId="3729B10C" w14:textId="5BA682D5" w:rsidR="00662E4F" w:rsidRDefault="00662E4F" w:rsidP="00662E4F">
      <w:r w:rsidRPr="00662E4F">
        <w:t>소상공인은 「</w:t>
      </w:r>
      <w:proofErr w:type="spellStart"/>
      <w:r w:rsidRPr="00662E4F">
        <w:t>소상공인기본법」에</w:t>
      </w:r>
      <w:proofErr w:type="spellEnd"/>
      <w:r w:rsidRPr="00662E4F">
        <w:t xml:space="preserve"> 따라 「</w:t>
      </w:r>
      <w:proofErr w:type="spellStart"/>
      <w:r w:rsidRPr="00662E4F">
        <w:t>중소기업기본법」상</w:t>
      </w:r>
      <w:proofErr w:type="spellEnd"/>
      <w:r w:rsidRPr="00662E4F">
        <w:t xml:space="preserve"> 소기업 중 상시 근로자 수와 업종별 기준을 충족하는 사업자를 의미한다. 일반적으로 광업·제조업·건설업·운수업은 상</w:t>
      </w:r>
      <w:r w:rsidRPr="00662E4F">
        <w:lastRenderedPageBreak/>
        <w:t xml:space="preserve">시 근로자 수 10명 미만, 그 외 업종은 5명 미만 기준이 적용된다. </w:t>
      </w:r>
    </w:p>
    <w:p w14:paraId="53053225" w14:textId="77777777" w:rsidR="00C079F4" w:rsidRPr="00662E4F" w:rsidRDefault="00C079F4" w:rsidP="00662E4F"/>
    <w:p w14:paraId="5579F6CB" w14:textId="77777777" w:rsidR="00662E4F" w:rsidRPr="00662E4F" w:rsidRDefault="00662E4F" w:rsidP="00662E4F">
      <w:pPr>
        <w:widowControl/>
        <w:wordWrap/>
        <w:autoSpaceDE/>
        <w:autoSpaceDN/>
      </w:pPr>
      <w:r w:rsidRPr="00662E4F">
        <w:rPr>
          <w:b/>
          <w:bCs/>
        </w:rPr>
        <w:t>2. 소상공인 지원제도와 맞춤형 지원 필요성</w:t>
      </w:r>
    </w:p>
    <w:p w14:paraId="653F1242" w14:textId="77777777" w:rsidR="00321616" w:rsidRPr="00321616" w:rsidRDefault="00321616" w:rsidP="00321616">
      <w:pPr>
        <w:widowControl/>
        <w:wordWrap/>
        <w:autoSpaceDE/>
        <w:autoSpaceDN/>
      </w:pPr>
      <w:r w:rsidRPr="00321616">
        <w:t>소상공인 지원제도는 정책자금, 신용보증, 컨설팅, 교육, 판로지원, 폐업 및 재기지원 등으로 구성된다. 중앙정부는 기업가형 소상공인 육성, 성장지원, 디지털 역량 강화, 경영부담 완화, 재기지원 등을 추진하고 있으며, 경남지역에서도 정책자금과 신용보증, 생애주기별 맞춤지원 사업이 운영되고 있다.</w:t>
      </w:r>
    </w:p>
    <w:p w14:paraId="3FAC6770" w14:textId="77777777" w:rsidR="00321616" w:rsidRPr="00321616" w:rsidRDefault="00321616" w:rsidP="00321616">
      <w:pPr>
        <w:widowControl/>
        <w:wordWrap/>
        <w:autoSpaceDE/>
        <w:autoSpaceDN/>
      </w:pPr>
      <w:r w:rsidRPr="00321616">
        <w:t xml:space="preserve">경남신용보증재단의 생애주기별 맞춤지원 사업은 크게 Track 2 경영밀착드림과 Track 3 </w:t>
      </w:r>
      <w:proofErr w:type="spellStart"/>
      <w:r w:rsidRPr="00321616">
        <w:t>리스타트드림으로</w:t>
      </w:r>
      <w:proofErr w:type="spellEnd"/>
      <w:r w:rsidRPr="00321616">
        <w:t xml:space="preserve"> 구분된다. 경영밀착드림은 창업지원과 성장지원을 포함하며, 창업지원은 컨설팅 3회와 유망 예비창업자 사전보증을, 성장지원은 역량강화·e커머스 컨설팅 3회와 판로지원금을 연계한다. </w:t>
      </w:r>
      <w:proofErr w:type="spellStart"/>
      <w:r w:rsidRPr="00321616">
        <w:t>리스타트드림은</w:t>
      </w:r>
      <w:proofErr w:type="spellEnd"/>
      <w:r w:rsidRPr="00321616">
        <w:t xml:space="preserve"> 폐업 및 재도전 지원으로 구성되며, 폐업지원은 컨설팅 1회와 폐업비용 지원, 재도전지원은 컨설팅 3회와 재도전 특례보증을 포함한다. 각 지원에는 금융컨설팅 1회가 함께 제공된다.</w:t>
      </w:r>
    </w:p>
    <w:p w14:paraId="5408F805" w14:textId="77777777" w:rsidR="00321616" w:rsidRPr="00321616" w:rsidRDefault="00321616" w:rsidP="00321616">
      <w:pPr>
        <w:widowControl/>
        <w:wordWrap/>
        <w:autoSpaceDE/>
        <w:autoSpaceDN/>
      </w:pPr>
      <w:r w:rsidRPr="00321616">
        <w:t>이러한 제도는 창업, 성장, 폐업, 재도전 단계에 대응할 수 있는 기반이지만, 정책 효과를 높이기 위해서는 사업체별 위험을 사전에 진단하고 그 결과에 따라 필요한 지원을 연결하는 맞춤형 체계로 고도화될 필요가 있다.</w:t>
      </w:r>
    </w:p>
    <w:p w14:paraId="022C6784" w14:textId="77777777" w:rsidR="00C079F4" w:rsidRPr="00662E4F" w:rsidRDefault="00C079F4" w:rsidP="00662E4F">
      <w:pPr>
        <w:widowControl/>
        <w:wordWrap/>
        <w:autoSpaceDE/>
        <w:autoSpaceDN/>
      </w:pPr>
    </w:p>
    <w:p w14:paraId="3CE6DD54" w14:textId="77777777" w:rsidR="00662E4F" w:rsidRPr="00662E4F" w:rsidRDefault="00662E4F" w:rsidP="00662E4F">
      <w:pPr>
        <w:widowControl/>
        <w:wordWrap/>
        <w:autoSpaceDE/>
        <w:autoSpaceDN/>
      </w:pPr>
      <w:r w:rsidRPr="00662E4F">
        <w:rPr>
          <w:b/>
          <w:bCs/>
        </w:rPr>
        <w:t xml:space="preserve">3. </w:t>
      </w:r>
      <w:proofErr w:type="spellStart"/>
      <w:r w:rsidRPr="00662E4F">
        <w:rPr>
          <w:b/>
          <w:bCs/>
        </w:rPr>
        <w:t>머신러닝</w:t>
      </w:r>
      <w:proofErr w:type="spellEnd"/>
      <w:r w:rsidRPr="00662E4F">
        <w:rPr>
          <w:b/>
          <w:bCs/>
        </w:rPr>
        <w:t xml:space="preserve"> 기반 선행연구와 본 연구의 차별성</w:t>
      </w:r>
    </w:p>
    <w:p w14:paraId="7FC5C20B" w14:textId="77777777" w:rsidR="00662E4F" w:rsidRPr="00662E4F" w:rsidRDefault="00662E4F" w:rsidP="00662E4F">
      <w:pPr>
        <w:widowControl/>
        <w:wordWrap/>
        <w:autoSpaceDE/>
        <w:autoSpaceDN/>
      </w:pPr>
      <w:r w:rsidRPr="00662E4F">
        <w:t xml:space="preserve">최근 소상공인의 생존, 폐업, 경영성과를 예측하기 위해 </w:t>
      </w:r>
      <w:proofErr w:type="spellStart"/>
      <w:r w:rsidRPr="00662E4F">
        <w:t>머신러닝</w:t>
      </w:r>
      <w:proofErr w:type="spellEnd"/>
      <w:r w:rsidRPr="00662E4F">
        <w:t xml:space="preserve"> 기법을 활용하는 연구가 증가하고 있다. </w:t>
      </w:r>
      <w:proofErr w:type="spellStart"/>
      <w:r w:rsidRPr="00662E4F">
        <w:t>머신러닝은</w:t>
      </w:r>
      <w:proofErr w:type="spellEnd"/>
      <w:r w:rsidRPr="00662E4F">
        <w:t xml:space="preserve"> 다수의 설명변수를 동시에 활용할 수 있고, 변수 간 비선형 관계를 포착할 수 있다는 장점이 있다. 특히 Random Forest, </w:t>
      </w:r>
      <w:proofErr w:type="spellStart"/>
      <w:r w:rsidRPr="00662E4F">
        <w:t>XGBoost</w:t>
      </w:r>
      <w:proofErr w:type="spellEnd"/>
      <w:r w:rsidRPr="00662E4F">
        <w:t xml:space="preserve">, </w:t>
      </w:r>
      <w:proofErr w:type="spellStart"/>
      <w:r w:rsidRPr="00662E4F">
        <w:t>LightGBM</w:t>
      </w:r>
      <w:proofErr w:type="spellEnd"/>
      <w:r w:rsidRPr="00662E4F">
        <w:t xml:space="preserve"> 등 트리 기반 앙상블 모형은 예측성과와 함께 변수중요도 해석을 제공할 수 있어 정책적 활용 가능성이 높다.</w:t>
      </w:r>
    </w:p>
    <w:p w14:paraId="280E7590" w14:textId="2CE1CB35" w:rsidR="00225F00" w:rsidRPr="00321616" w:rsidRDefault="00662E4F">
      <w:pPr>
        <w:widowControl/>
        <w:wordWrap/>
        <w:autoSpaceDE/>
        <w:autoSpaceDN/>
      </w:pPr>
      <w:r w:rsidRPr="00662E4F">
        <w:t>기존 연구인 「</w:t>
      </w:r>
      <w:proofErr w:type="spellStart"/>
      <w:r w:rsidRPr="00662E4F">
        <w:t>랜덤포레스트를</w:t>
      </w:r>
      <w:proofErr w:type="spellEnd"/>
      <w:r w:rsidRPr="00662E4F">
        <w:t xml:space="preserve"> 활용한 소상공인 사업 지속가능성 예측모형 </w:t>
      </w:r>
      <w:proofErr w:type="spellStart"/>
      <w:r w:rsidRPr="00662E4F">
        <w:t>개발연구」는</w:t>
      </w:r>
      <w:proofErr w:type="spellEnd"/>
      <w:r w:rsidRPr="00662E4F">
        <w:t xml:space="preserve"> 2019년 소상공인 실태조사 자료를 활용하여 사업 지속가능성을 예측했다는 점에서 의의가 있으나, 단일연도 자료와 Random Forest 중심 분석이라는 한계가 있다. 본 연구는 2019년부터 2023년까지의 다년도 자료를 활용하여 코로나19 전후의 환경 변화를 함께 분석하고, Logistic Regression, Random Forest, </w:t>
      </w:r>
      <w:proofErr w:type="spellStart"/>
      <w:r w:rsidRPr="00662E4F">
        <w:t>XGBoost</w:t>
      </w:r>
      <w:proofErr w:type="spellEnd"/>
      <w:r w:rsidRPr="00662E4F">
        <w:t xml:space="preserve">, </w:t>
      </w:r>
      <w:proofErr w:type="spellStart"/>
      <w:r w:rsidRPr="00662E4F">
        <w:t>LightGBM</w:t>
      </w:r>
      <w:proofErr w:type="spellEnd"/>
      <w:r w:rsidRPr="00662E4F">
        <w:t xml:space="preserve"> 등 복수의 예측모형을 비교한다. 또한 불균형 자료 특성을 고려하여 Accuracy뿐 아니라 Balanced Accuracy, Recall, Precision, F1-score, ROC-AUC, PR-AUC 등을 함께 검토하며, 분석 결과를 경남형 조기진단 및 맞춤지원 정책과 연결한다는 점에서 차별성을 가진다.</w:t>
      </w:r>
      <w:r w:rsidR="00225F00">
        <w:rPr>
          <w:b/>
          <w:bCs/>
        </w:rPr>
        <w:br w:type="page"/>
      </w:r>
    </w:p>
    <w:p w14:paraId="08336388" w14:textId="27E21A0F" w:rsidR="00487325" w:rsidRPr="00487325" w:rsidRDefault="009E634E" w:rsidP="00487325">
      <w:pPr>
        <w:jc w:val="center"/>
      </w:pPr>
      <w:r w:rsidRPr="00487325">
        <w:rPr>
          <w:b/>
          <w:bCs/>
        </w:rPr>
        <w:lastRenderedPageBreak/>
        <w:t>III.연구방법</w:t>
      </w:r>
    </w:p>
    <w:p w14:paraId="367E0178" w14:textId="77777777" w:rsidR="00487325" w:rsidRPr="00487325" w:rsidRDefault="00487325" w:rsidP="00487325">
      <w:pPr>
        <w:jc w:val="both"/>
      </w:pPr>
      <w:r w:rsidRPr="00487325">
        <w:rPr>
          <w:b/>
          <w:bCs/>
        </w:rPr>
        <w:t>1. 자료 및 연구대상</w:t>
      </w:r>
    </w:p>
    <w:p w14:paraId="104C0275" w14:textId="77777777" w:rsidR="0089591A" w:rsidRDefault="00540801" w:rsidP="00EB231B">
      <w:r w:rsidRPr="00540801">
        <w:t xml:space="preserve">본 연구의 실증분석에는 </w:t>
      </w:r>
      <w:r w:rsidR="00EB231B" w:rsidRPr="00EB231B">
        <w:t>중소벤처기업부와 통계청이 공동으로 작성한</w:t>
      </w:r>
      <w:r w:rsidR="00EB231B">
        <w:rPr>
          <w:rFonts w:hint="eastAsia"/>
        </w:rPr>
        <w:t xml:space="preserve"> </w:t>
      </w:r>
      <w:r w:rsidR="00EB231B" w:rsidRPr="00540801">
        <w:t>2019년부터 2023년까지의</w:t>
      </w:r>
      <w:r w:rsidRPr="00540801">
        <w:t xml:space="preserve"> 「소상공인실태조사」 자료를 활용하였다.</w:t>
      </w:r>
      <w:r w:rsidR="008B548B">
        <w:rPr>
          <w:rFonts w:hint="eastAsia"/>
        </w:rPr>
        <w:t xml:space="preserve"> </w:t>
      </w:r>
      <w:r w:rsidR="00E90DCE" w:rsidRPr="00E90DCE">
        <w:t xml:space="preserve">각 연도 조사표는 약 30~35개 문항으로 구성되어 </w:t>
      </w:r>
      <w:r w:rsidR="00E90DCE">
        <w:rPr>
          <w:rFonts w:hint="eastAsia"/>
        </w:rPr>
        <w:t>있으며,</w:t>
      </w:r>
      <w:r w:rsidR="00E90DCE" w:rsidRPr="00E90DCE">
        <w:t xml:space="preserve"> 주요 조사 내용은 일반현황, 창업현황, 경영현황, 정부지원 및 사업전환 등이며</w:t>
      </w:r>
      <w:r w:rsidR="00FB4B55">
        <w:rPr>
          <w:rFonts w:hint="eastAsia"/>
        </w:rPr>
        <w:t xml:space="preserve"> </w:t>
      </w:r>
      <w:r w:rsidR="00E90DCE" w:rsidRPr="00E90DCE">
        <w:t>상공인의 경영 및 지속가능성과 관련된 다양한 항목을 포함하고 있다.</w:t>
      </w:r>
      <w:r w:rsidR="00E90DCE">
        <w:rPr>
          <w:rFonts w:hint="eastAsia"/>
        </w:rPr>
        <w:t xml:space="preserve"> </w:t>
      </w:r>
    </w:p>
    <w:p w14:paraId="5E13CD26" w14:textId="4366B50C" w:rsidR="00540801" w:rsidRDefault="00E90DCE" w:rsidP="00EB231B">
      <w:r>
        <w:rPr>
          <w:rFonts w:hint="eastAsia"/>
        </w:rPr>
        <w:t xml:space="preserve">또한, </w:t>
      </w:r>
      <w:r w:rsidR="00EB231B" w:rsidRPr="00EB231B">
        <w:t xml:space="preserve">소상공인 대표 산업(11개)의 약 4만개 사업체를 대상으로 현장조사한 결과에 </w:t>
      </w:r>
      <w:r w:rsidR="00EB231B">
        <w:rPr>
          <w:rFonts w:hint="eastAsia"/>
        </w:rPr>
        <w:t>기초한다.</w:t>
      </w:r>
    </w:p>
    <w:p w14:paraId="2D07816E" w14:textId="6F56BB14" w:rsidR="008B548B" w:rsidRPr="008B548B" w:rsidRDefault="008B548B" w:rsidP="005E4FD9">
      <w:pPr>
        <w:jc w:val="center"/>
      </w:pPr>
      <w:r w:rsidRPr="008B548B">
        <w:rPr>
          <w:b/>
          <w:bCs/>
        </w:rPr>
        <w:t>&lt;표</w:t>
      </w:r>
      <w:r w:rsidR="005E4FD9">
        <w:rPr>
          <w:rFonts w:hint="eastAsia"/>
          <w:b/>
          <w:bCs/>
        </w:rPr>
        <w:t>1</w:t>
      </w:r>
      <w:r w:rsidRPr="008B548B">
        <w:rPr>
          <w:b/>
          <w:bCs/>
        </w:rPr>
        <w:t>&gt; 소상공인 실태조사 대표산업</w:t>
      </w:r>
    </w:p>
    <w:tbl>
      <w:tblPr>
        <w:tblW w:w="903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4"/>
        <w:gridCol w:w="924"/>
        <w:gridCol w:w="7542"/>
      </w:tblGrid>
      <w:tr w:rsidR="008B548B" w:rsidRPr="008B548B" w14:paraId="32A8FDDD" w14:textId="77777777" w:rsidTr="0002424C">
        <w:trPr>
          <w:trHeight w:val="362"/>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FD13DC" w14:textId="77777777" w:rsidR="008B548B" w:rsidRPr="008B548B" w:rsidRDefault="008B548B" w:rsidP="008B548B">
            <w:pPr>
              <w:rPr>
                <w:b/>
                <w:bCs/>
                <w:sz w:val="16"/>
                <w:szCs w:val="18"/>
              </w:rPr>
            </w:pPr>
            <w:r w:rsidRPr="008B548B">
              <w:rPr>
                <w:b/>
                <w:bCs/>
                <w:sz w:val="16"/>
                <w:szCs w:val="18"/>
              </w:rPr>
              <w:t>구분</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EF898E" w14:textId="77777777" w:rsidR="008B548B" w:rsidRPr="008B548B" w:rsidRDefault="008B548B" w:rsidP="008B548B">
            <w:pPr>
              <w:rPr>
                <w:b/>
                <w:bCs/>
                <w:sz w:val="16"/>
                <w:szCs w:val="18"/>
              </w:rPr>
            </w:pPr>
            <w:proofErr w:type="spellStart"/>
            <w:r w:rsidRPr="008B548B">
              <w:rPr>
                <w:b/>
                <w:bCs/>
                <w:sz w:val="16"/>
                <w:szCs w:val="18"/>
              </w:rPr>
              <w:t>산업대분류</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7CF3FC" w14:textId="77777777" w:rsidR="008B548B" w:rsidRPr="008B548B" w:rsidRDefault="008B548B" w:rsidP="008B548B">
            <w:pPr>
              <w:rPr>
                <w:b/>
                <w:bCs/>
                <w:sz w:val="16"/>
                <w:szCs w:val="18"/>
              </w:rPr>
            </w:pPr>
            <w:r w:rsidRPr="008B548B">
              <w:rPr>
                <w:b/>
                <w:bCs/>
                <w:sz w:val="16"/>
                <w:szCs w:val="18"/>
              </w:rPr>
              <w:t>제외 세부 업종</w:t>
            </w:r>
          </w:p>
        </w:tc>
      </w:tr>
      <w:tr w:rsidR="008B548B" w:rsidRPr="008B548B" w14:paraId="46E4F22F" w14:textId="77777777" w:rsidTr="0002424C">
        <w:trPr>
          <w:trHeight w:val="65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1FCFBE" w14:textId="77777777" w:rsidR="008B548B" w:rsidRPr="008B548B" w:rsidRDefault="008B548B" w:rsidP="008B548B">
            <w:pPr>
              <w:rPr>
                <w:sz w:val="16"/>
                <w:szCs w:val="18"/>
              </w:rPr>
            </w:pPr>
            <w:r w:rsidRPr="008B548B">
              <w:rPr>
                <w:sz w:val="16"/>
                <w:szCs w:val="18"/>
              </w:rPr>
              <w:t>C</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71784E" w14:textId="77777777" w:rsidR="008B548B" w:rsidRPr="008B548B" w:rsidRDefault="008B548B" w:rsidP="008B548B">
            <w:pPr>
              <w:rPr>
                <w:sz w:val="16"/>
                <w:szCs w:val="18"/>
              </w:rPr>
            </w:pPr>
            <w:r w:rsidRPr="008B548B">
              <w:rPr>
                <w:sz w:val="16"/>
                <w:szCs w:val="18"/>
              </w:rPr>
              <w:t>제조업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20F85D" w14:textId="77777777" w:rsidR="008B548B" w:rsidRPr="008B548B" w:rsidRDefault="008B548B" w:rsidP="008B548B">
            <w:pPr>
              <w:rPr>
                <w:sz w:val="16"/>
                <w:szCs w:val="18"/>
              </w:rPr>
            </w:pPr>
            <w:r w:rsidRPr="008B548B">
              <w:rPr>
                <w:sz w:val="16"/>
                <w:szCs w:val="18"/>
              </w:rPr>
              <w:t>11. 음료 제조업, 12. 담배 제조업, 19. 코크스·연탄 및 석유정제품 제조업, 21. 의료용 물질 및 의약품 제조업, 31. 기타 운송장비 제조업</w:t>
            </w:r>
          </w:p>
        </w:tc>
      </w:tr>
      <w:tr w:rsidR="008B548B" w:rsidRPr="008B548B" w14:paraId="54D1CEDF" w14:textId="77777777" w:rsidTr="0002424C">
        <w:trPr>
          <w:trHeight w:val="407"/>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2BCC37" w14:textId="77777777" w:rsidR="008B548B" w:rsidRPr="008B548B" w:rsidRDefault="008B548B" w:rsidP="008B548B">
            <w:pPr>
              <w:rPr>
                <w:sz w:val="16"/>
                <w:szCs w:val="18"/>
              </w:rPr>
            </w:pPr>
            <w:r w:rsidRPr="008B548B">
              <w:rPr>
                <w:sz w:val="16"/>
                <w:szCs w:val="18"/>
              </w:rPr>
              <w:t>F</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463D56" w14:textId="77777777" w:rsidR="008B548B" w:rsidRPr="008B548B" w:rsidRDefault="008B548B" w:rsidP="008B548B">
            <w:pPr>
              <w:rPr>
                <w:sz w:val="16"/>
                <w:szCs w:val="18"/>
              </w:rPr>
            </w:pPr>
            <w:r w:rsidRPr="008B548B">
              <w:rPr>
                <w:sz w:val="16"/>
                <w:szCs w:val="18"/>
              </w:rPr>
              <w:t>건설업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ABE089" w14:textId="77777777" w:rsidR="008B548B" w:rsidRPr="008B548B" w:rsidRDefault="008B548B" w:rsidP="008B548B">
            <w:pPr>
              <w:rPr>
                <w:sz w:val="16"/>
                <w:szCs w:val="18"/>
              </w:rPr>
            </w:pPr>
            <w:r w:rsidRPr="008B548B">
              <w:rPr>
                <w:sz w:val="16"/>
                <w:szCs w:val="18"/>
              </w:rPr>
              <w:t>-</w:t>
            </w:r>
          </w:p>
        </w:tc>
      </w:tr>
      <w:tr w:rsidR="008B548B" w:rsidRPr="008B548B" w14:paraId="7B2E0B5E" w14:textId="77777777" w:rsidTr="0002424C">
        <w:trPr>
          <w:trHeight w:val="407"/>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A1875" w14:textId="77777777" w:rsidR="008B548B" w:rsidRPr="008B548B" w:rsidRDefault="008B548B" w:rsidP="008B548B">
            <w:pPr>
              <w:rPr>
                <w:sz w:val="16"/>
                <w:szCs w:val="18"/>
              </w:rPr>
            </w:pPr>
            <w:r w:rsidRPr="008B548B">
              <w:rPr>
                <w:sz w:val="16"/>
                <w:szCs w:val="18"/>
              </w:rPr>
              <w:t>G</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88F302" w14:textId="77777777" w:rsidR="008B548B" w:rsidRPr="008B548B" w:rsidRDefault="008B548B" w:rsidP="008B548B">
            <w:pPr>
              <w:rPr>
                <w:sz w:val="16"/>
                <w:szCs w:val="18"/>
              </w:rPr>
            </w:pPr>
            <w:r w:rsidRPr="008B548B">
              <w:rPr>
                <w:sz w:val="16"/>
                <w:szCs w:val="18"/>
              </w:rPr>
              <w:t>도·소매업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DF578A" w14:textId="77777777" w:rsidR="008B548B" w:rsidRPr="008B548B" w:rsidRDefault="008B548B" w:rsidP="008B548B">
            <w:pPr>
              <w:rPr>
                <w:sz w:val="16"/>
                <w:szCs w:val="18"/>
              </w:rPr>
            </w:pPr>
            <w:r w:rsidRPr="008B548B">
              <w:rPr>
                <w:sz w:val="16"/>
                <w:szCs w:val="18"/>
              </w:rPr>
              <w:t>-</w:t>
            </w:r>
          </w:p>
        </w:tc>
      </w:tr>
      <w:tr w:rsidR="008B548B" w:rsidRPr="008B548B" w14:paraId="3B0E73A4" w14:textId="77777777" w:rsidTr="0002424C">
        <w:trPr>
          <w:trHeight w:val="66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7704DE" w14:textId="77777777" w:rsidR="008B548B" w:rsidRPr="008B548B" w:rsidRDefault="008B548B" w:rsidP="008B548B">
            <w:pPr>
              <w:rPr>
                <w:sz w:val="16"/>
                <w:szCs w:val="18"/>
              </w:rPr>
            </w:pPr>
            <w:r w:rsidRPr="008B548B">
              <w:rPr>
                <w:sz w:val="16"/>
                <w:szCs w:val="18"/>
              </w:rPr>
              <w:t>I</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028BE4" w14:textId="77777777" w:rsidR="008B548B" w:rsidRPr="008B548B" w:rsidRDefault="008B548B" w:rsidP="008B548B">
            <w:pPr>
              <w:rPr>
                <w:sz w:val="16"/>
                <w:szCs w:val="18"/>
              </w:rPr>
            </w:pPr>
            <w:r w:rsidRPr="008B548B">
              <w:rPr>
                <w:sz w:val="16"/>
                <w:szCs w:val="18"/>
              </w:rPr>
              <w:t>숙박·음식점업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BDA277" w14:textId="77777777" w:rsidR="008B548B" w:rsidRPr="008B548B" w:rsidRDefault="008B548B" w:rsidP="008B548B">
            <w:pPr>
              <w:rPr>
                <w:sz w:val="16"/>
                <w:szCs w:val="18"/>
              </w:rPr>
            </w:pPr>
            <w:r w:rsidRPr="008B548B">
              <w:rPr>
                <w:sz w:val="16"/>
                <w:szCs w:val="18"/>
              </w:rPr>
              <w:t>-</w:t>
            </w:r>
          </w:p>
        </w:tc>
      </w:tr>
      <w:tr w:rsidR="008B548B" w:rsidRPr="008B548B" w14:paraId="23E7D8DD" w14:textId="77777777" w:rsidTr="0002424C">
        <w:trPr>
          <w:trHeight w:val="65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772E33" w14:textId="77777777" w:rsidR="008B548B" w:rsidRPr="008B548B" w:rsidRDefault="008B548B" w:rsidP="008B548B">
            <w:pPr>
              <w:rPr>
                <w:sz w:val="16"/>
                <w:szCs w:val="18"/>
              </w:rPr>
            </w:pPr>
            <w:r w:rsidRPr="008B548B">
              <w:rPr>
                <w:sz w:val="16"/>
                <w:szCs w:val="18"/>
              </w:rPr>
              <w:t>J</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342947" w14:textId="77777777" w:rsidR="008B548B" w:rsidRPr="008B548B" w:rsidRDefault="008B548B" w:rsidP="008B548B">
            <w:pPr>
              <w:rPr>
                <w:sz w:val="16"/>
                <w:szCs w:val="18"/>
              </w:rPr>
            </w:pPr>
            <w:r w:rsidRPr="008B548B">
              <w:rPr>
                <w:sz w:val="16"/>
                <w:szCs w:val="18"/>
              </w:rPr>
              <w:t>정보·통신업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205EF5" w14:textId="77777777" w:rsidR="008B548B" w:rsidRPr="008B548B" w:rsidRDefault="008B548B" w:rsidP="008B548B">
            <w:pPr>
              <w:rPr>
                <w:sz w:val="16"/>
                <w:szCs w:val="18"/>
              </w:rPr>
            </w:pPr>
            <w:r w:rsidRPr="008B548B">
              <w:rPr>
                <w:sz w:val="16"/>
                <w:szCs w:val="18"/>
              </w:rPr>
              <w:t xml:space="preserve">59. 영상·오디오 기록물 제작 및 </w:t>
            </w:r>
            <w:proofErr w:type="spellStart"/>
            <w:r w:rsidRPr="008B548B">
              <w:rPr>
                <w:sz w:val="16"/>
                <w:szCs w:val="18"/>
              </w:rPr>
              <w:t>배급업</w:t>
            </w:r>
            <w:proofErr w:type="spellEnd"/>
            <w:r w:rsidRPr="008B548B">
              <w:rPr>
                <w:sz w:val="16"/>
                <w:szCs w:val="18"/>
              </w:rPr>
              <w:t>, 60. 방송업, 61. 우편 및 통신업</w:t>
            </w:r>
          </w:p>
        </w:tc>
      </w:tr>
      <w:tr w:rsidR="008B548B" w:rsidRPr="008B548B" w14:paraId="769BBEC4" w14:textId="77777777" w:rsidTr="0002424C">
        <w:trPr>
          <w:trHeight w:val="407"/>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775381" w14:textId="77777777" w:rsidR="008B548B" w:rsidRPr="008B548B" w:rsidRDefault="008B548B" w:rsidP="008B548B">
            <w:pPr>
              <w:rPr>
                <w:sz w:val="16"/>
                <w:szCs w:val="18"/>
              </w:rPr>
            </w:pPr>
            <w:r w:rsidRPr="008B548B">
              <w:rPr>
                <w:sz w:val="16"/>
                <w:szCs w:val="18"/>
              </w:rPr>
              <w:t>L</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CB3EB3" w14:textId="77777777" w:rsidR="008B548B" w:rsidRPr="008B548B" w:rsidRDefault="008B548B" w:rsidP="008B548B">
            <w:pPr>
              <w:rPr>
                <w:sz w:val="16"/>
                <w:szCs w:val="18"/>
              </w:rPr>
            </w:pPr>
            <w:r w:rsidRPr="008B548B">
              <w:rPr>
                <w:sz w:val="16"/>
                <w:szCs w:val="18"/>
              </w:rPr>
              <w:t>부동산업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3133C4" w14:textId="77777777" w:rsidR="008B548B" w:rsidRPr="008B548B" w:rsidRDefault="008B548B" w:rsidP="008B548B">
            <w:pPr>
              <w:rPr>
                <w:sz w:val="16"/>
                <w:szCs w:val="18"/>
              </w:rPr>
            </w:pPr>
            <w:r w:rsidRPr="008B548B">
              <w:rPr>
                <w:sz w:val="16"/>
                <w:szCs w:val="18"/>
              </w:rPr>
              <w:t>-</w:t>
            </w:r>
          </w:p>
        </w:tc>
      </w:tr>
      <w:tr w:rsidR="008B548B" w:rsidRPr="008B548B" w14:paraId="2C38A14C" w14:textId="77777777" w:rsidTr="0002424C">
        <w:trPr>
          <w:trHeight w:val="66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F259DE" w14:textId="77777777" w:rsidR="008B548B" w:rsidRPr="008B548B" w:rsidRDefault="008B548B" w:rsidP="008B548B">
            <w:pPr>
              <w:rPr>
                <w:sz w:val="16"/>
                <w:szCs w:val="18"/>
              </w:rPr>
            </w:pPr>
            <w:r w:rsidRPr="008B548B">
              <w:rPr>
                <w:sz w:val="16"/>
                <w:szCs w:val="18"/>
              </w:rPr>
              <w:t>M</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6E6C72" w14:textId="77777777" w:rsidR="008B548B" w:rsidRPr="008B548B" w:rsidRDefault="008B548B" w:rsidP="008B548B">
            <w:pPr>
              <w:rPr>
                <w:sz w:val="16"/>
                <w:szCs w:val="18"/>
              </w:rPr>
            </w:pPr>
            <w:r w:rsidRPr="008B548B">
              <w:rPr>
                <w:sz w:val="16"/>
                <w:szCs w:val="18"/>
              </w:rPr>
              <w:t>전문·과학·</w:t>
            </w:r>
            <w:proofErr w:type="spellStart"/>
            <w:r w:rsidRPr="008B548B">
              <w:rPr>
                <w:sz w:val="16"/>
                <w:szCs w:val="18"/>
              </w:rPr>
              <w:t>기술업</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43203D" w14:textId="77777777" w:rsidR="008B548B" w:rsidRPr="008B548B" w:rsidRDefault="008B548B" w:rsidP="008B548B">
            <w:pPr>
              <w:rPr>
                <w:sz w:val="16"/>
                <w:szCs w:val="18"/>
              </w:rPr>
            </w:pPr>
            <w:r w:rsidRPr="008B548B">
              <w:rPr>
                <w:sz w:val="16"/>
                <w:szCs w:val="18"/>
              </w:rPr>
              <w:t>70. 연구개발업</w:t>
            </w:r>
          </w:p>
        </w:tc>
      </w:tr>
      <w:tr w:rsidR="008B548B" w:rsidRPr="008B548B" w14:paraId="65C450EF" w14:textId="77777777" w:rsidTr="0002424C">
        <w:trPr>
          <w:trHeight w:val="65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90B1FC" w14:textId="77777777" w:rsidR="008B548B" w:rsidRPr="008B548B" w:rsidRDefault="008B548B" w:rsidP="008B548B">
            <w:pPr>
              <w:rPr>
                <w:sz w:val="16"/>
                <w:szCs w:val="18"/>
              </w:rPr>
            </w:pPr>
            <w:r w:rsidRPr="008B548B">
              <w:rPr>
                <w:sz w:val="16"/>
                <w:szCs w:val="18"/>
              </w:rPr>
              <w:t>N</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08CE10" w14:textId="77777777" w:rsidR="008B548B" w:rsidRPr="008B548B" w:rsidRDefault="008B548B" w:rsidP="008B548B">
            <w:pPr>
              <w:rPr>
                <w:sz w:val="16"/>
                <w:szCs w:val="18"/>
              </w:rPr>
            </w:pPr>
            <w:r w:rsidRPr="008B548B">
              <w:rPr>
                <w:sz w:val="16"/>
                <w:szCs w:val="18"/>
              </w:rPr>
              <w:t>사업시설·</w:t>
            </w:r>
            <w:proofErr w:type="spellStart"/>
            <w:r w:rsidRPr="008B548B">
              <w:rPr>
                <w:sz w:val="16"/>
                <w:szCs w:val="18"/>
              </w:rPr>
              <w:t>지원업</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D61A86" w14:textId="77777777" w:rsidR="008B548B" w:rsidRPr="008B548B" w:rsidRDefault="008B548B" w:rsidP="008B548B">
            <w:pPr>
              <w:rPr>
                <w:sz w:val="16"/>
                <w:szCs w:val="18"/>
              </w:rPr>
            </w:pPr>
            <w:r w:rsidRPr="008B548B">
              <w:rPr>
                <w:sz w:val="16"/>
                <w:szCs w:val="18"/>
              </w:rPr>
              <w:t>-</w:t>
            </w:r>
          </w:p>
        </w:tc>
      </w:tr>
      <w:tr w:rsidR="008B548B" w:rsidRPr="008B548B" w14:paraId="20EDA188" w14:textId="77777777" w:rsidTr="0002424C">
        <w:trPr>
          <w:trHeight w:val="66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61BAE4" w14:textId="77777777" w:rsidR="008B548B" w:rsidRPr="008B548B" w:rsidRDefault="008B548B" w:rsidP="008B548B">
            <w:pPr>
              <w:rPr>
                <w:sz w:val="16"/>
                <w:szCs w:val="18"/>
              </w:rPr>
            </w:pPr>
            <w:r w:rsidRPr="008B548B">
              <w:rPr>
                <w:sz w:val="16"/>
                <w:szCs w:val="18"/>
              </w:rPr>
              <w:t>P</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B7D0B" w14:textId="77777777" w:rsidR="008B548B" w:rsidRPr="008B548B" w:rsidRDefault="008B548B" w:rsidP="008B548B">
            <w:pPr>
              <w:rPr>
                <w:sz w:val="16"/>
                <w:szCs w:val="18"/>
              </w:rPr>
            </w:pPr>
            <w:r w:rsidRPr="008B548B">
              <w:rPr>
                <w:sz w:val="16"/>
                <w:szCs w:val="18"/>
              </w:rPr>
              <w:t>교육서비스업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08DC05" w14:textId="77777777" w:rsidR="008B548B" w:rsidRPr="008B548B" w:rsidRDefault="008B548B" w:rsidP="008B548B">
            <w:pPr>
              <w:rPr>
                <w:sz w:val="16"/>
                <w:szCs w:val="18"/>
              </w:rPr>
            </w:pPr>
            <w:r w:rsidRPr="008B548B">
              <w:rPr>
                <w:sz w:val="16"/>
                <w:szCs w:val="18"/>
              </w:rPr>
              <w:t>-</w:t>
            </w:r>
          </w:p>
        </w:tc>
      </w:tr>
      <w:tr w:rsidR="008B548B" w:rsidRPr="008B548B" w14:paraId="7DBDFA1E" w14:textId="77777777" w:rsidTr="0002424C">
        <w:trPr>
          <w:trHeight w:val="66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5A9F98" w14:textId="77777777" w:rsidR="008B548B" w:rsidRPr="008B548B" w:rsidRDefault="008B548B" w:rsidP="008B548B">
            <w:pPr>
              <w:rPr>
                <w:sz w:val="16"/>
                <w:szCs w:val="18"/>
              </w:rPr>
            </w:pPr>
            <w:r w:rsidRPr="008B548B">
              <w:rPr>
                <w:sz w:val="16"/>
                <w:szCs w:val="18"/>
              </w:rPr>
              <w:t>R</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9651B" w14:textId="77777777" w:rsidR="008B548B" w:rsidRPr="008B548B" w:rsidRDefault="008B548B" w:rsidP="008B548B">
            <w:pPr>
              <w:rPr>
                <w:sz w:val="16"/>
                <w:szCs w:val="18"/>
              </w:rPr>
            </w:pPr>
            <w:r w:rsidRPr="008B548B">
              <w:rPr>
                <w:sz w:val="16"/>
                <w:szCs w:val="18"/>
              </w:rPr>
              <w:t>예술·스포츠·</w:t>
            </w:r>
            <w:proofErr w:type="spellStart"/>
            <w:r w:rsidRPr="008B548B">
              <w:rPr>
                <w:sz w:val="16"/>
                <w:szCs w:val="18"/>
              </w:rPr>
              <w:t>여가업</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98A34F" w14:textId="77777777" w:rsidR="008B548B" w:rsidRPr="008B548B" w:rsidRDefault="008B548B" w:rsidP="008B548B">
            <w:pPr>
              <w:rPr>
                <w:sz w:val="16"/>
                <w:szCs w:val="18"/>
              </w:rPr>
            </w:pPr>
            <w:r w:rsidRPr="008B548B">
              <w:rPr>
                <w:sz w:val="16"/>
                <w:szCs w:val="18"/>
              </w:rPr>
              <w:t>-</w:t>
            </w:r>
          </w:p>
        </w:tc>
      </w:tr>
      <w:tr w:rsidR="008B548B" w:rsidRPr="008B548B" w14:paraId="1F273387" w14:textId="77777777" w:rsidTr="0002424C">
        <w:trPr>
          <w:trHeight w:val="652"/>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314ABA" w14:textId="77777777" w:rsidR="008B548B" w:rsidRPr="008B548B" w:rsidRDefault="008B548B" w:rsidP="008B548B">
            <w:pPr>
              <w:rPr>
                <w:sz w:val="16"/>
                <w:szCs w:val="18"/>
              </w:rPr>
            </w:pPr>
            <w:r w:rsidRPr="008B548B">
              <w:rPr>
                <w:sz w:val="16"/>
                <w:szCs w:val="18"/>
              </w:rPr>
              <w:t>S</w:t>
            </w:r>
          </w:p>
        </w:tc>
        <w:tc>
          <w:tcPr>
            <w:tcW w:w="9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0CCF43" w14:textId="77777777" w:rsidR="008B548B" w:rsidRPr="008B548B" w:rsidRDefault="008B548B" w:rsidP="008B548B">
            <w:pPr>
              <w:rPr>
                <w:sz w:val="16"/>
                <w:szCs w:val="18"/>
              </w:rPr>
            </w:pPr>
            <w:r w:rsidRPr="008B548B">
              <w:rPr>
                <w:sz w:val="16"/>
                <w:szCs w:val="18"/>
              </w:rPr>
              <w:t>수리·기타서비스업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780366" w14:textId="77777777" w:rsidR="008B548B" w:rsidRPr="008B548B" w:rsidRDefault="008B548B" w:rsidP="008B548B">
            <w:pPr>
              <w:rPr>
                <w:sz w:val="16"/>
                <w:szCs w:val="18"/>
              </w:rPr>
            </w:pPr>
            <w:r w:rsidRPr="008B548B">
              <w:rPr>
                <w:sz w:val="16"/>
                <w:szCs w:val="18"/>
              </w:rPr>
              <w:t>94. 협회 및 단체</w:t>
            </w:r>
          </w:p>
        </w:tc>
      </w:tr>
    </w:tbl>
    <w:p w14:paraId="735EA204" w14:textId="5CDC6BD7" w:rsidR="000F02DA" w:rsidRDefault="008B548B" w:rsidP="00EB231B">
      <w:r w:rsidRPr="008B548B">
        <w:t xml:space="preserve">본 연구는 소상공인실태조사 </w:t>
      </w:r>
      <w:r w:rsidR="0089591A">
        <w:rPr>
          <w:rFonts w:hint="eastAsia"/>
        </w:rPr>
        <w:t>조사표 중 &lt;그림</w:t>
      </w:r>
      <w:r w:rsidR="001F02AA">
        <w:rPr>
          <w:rFonts w:hint="eastAsia"/>
        </w:rPr>
        <w:t>2</w:t>
      </w:r>
      <w:r w:rsidR="0089591A">
        <w:rPr>
          <w:rFonts w:hint="eastAsia"/>
        </w:rPr>
        <w:t>&gt;</w:t>
      </w:r>
      <w:r w:rsidR="00F037A5">
        <w:rPr>
          <w:rFonts w:hint="eastAsia"/>
        </w:rPr>
        <w:t>의</w:t>
      </w:r>
      <w:r w:rsidR="0089591A">
        <w:rPr>
          <w:rFonts w:hint="eastAsia"/>
        </w:rPr>
        <w:t xml:space="preserve"> </w:t>
      </w:r>
      <w:r w:rsidR="0089591A">
        <w:t>‘</w:t>
      </w:r>
      <w:r w:rsidRPr="008B548B">
        <w:t>현 사업체 창업형태</w:t>
      </w:r>
      <w:r w:rsidR="0043042C">
        <w:t>’</w:t>
      </w:r>
      <w:r w:rsidRPr="008B548B">
        <w:t xml:space="preserve"> 문항에서 사업</w:t>
      </w:r>
      <w:r w:rsidRPr="008B548B">
        <w:lastRenderedPageBreak/>
        <w:t xml:space="preserve">자 신규등록에 해당하는 사업체를 분석대상으로 설정하였다. 이는 창업동기, 창업준비기간, 창업준비활동, 창업과정의 어려움, 창업비용 등 주요 창업 관련 문항이 신규창업 사업체를 중심으로 조사되기 때문이다. </w:t>
      </w:r>
    </w:p>
    <w:p w14:paraId="1E809F23" w14:textId="6D53D3A4" w:rsidR="00050E23" w:rsidRPr="00752AC7" w:rsidRDefault="00050E23" w:rsidP="005E4FD9">
      <w:pPr>
        <w:jc w:val="center"/>
        <w:rPr>
          <w:rFonts w:hint="eastAsia"/>
          <w:b/>
          <w:bCs/>
        </w:rPr>
      </w:pPr>
      <w:r w:rsidRPr="00752AC7">
        <w:rPr>
          <w:rFonts w:hint="eastAsia"/>
          <w:b/>
          <w:bCs/>
        </w:rPr>
        <w:t>&lt;그림</w:t>
      </w:r>
      <w:r w:rsidR="005E4FD9">
        <w:rPr>
          <w:rFonts w:hint="eastAsia"/>
          <w:b/>
          <w:bCs/>
        </w:rPr>
        <w:t>2</w:t>
      </w:r>
      <w:r w:rsidRPr="00752AC7">
        <w:rPr>
          <w:rFonts w:hint="eastAsia"/>
          <w:b/>
          <w:bCs/>
        </w:rPr>
        <w:t>&gt; 2023년 기준 소상공인실태 조사표 8번문항</w:t>
      </w:r>
    </w:p>
    <w:p w14:paraId="1BDBEFFF" w14:textId="242E8387" w:rsidR="0089591A" w:rsidRDefault="00F037A5" w:rsidP="00EB231B">
      <w:r w:rsidRPr="00F037A5">
        <w:drawing>
          <wp:inline distT="0" distB="0" distL="0" distR="0" wp14:anchorId="2778A54A" wp14:editId="58C20D77">
            <wp:extent cx="5731510" cy="1454785"/>
            <wp:effectExtent l="0" t="0" r="2540" b="0"/>
            <wp:docPr id="3079293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9390" name=""/>
                    <pic:cNvPicPr/>
                  </pic:nvPicPr>
                  <pic:blipFill>
                    <a:blip r:embed="rId7"/>
                    <a:stretch>
                      <a:fillRect/>
                    </a:stretch>
                  </pic:blipFill>
                  <pic:spPr>
                    <a:xfrm>
                      <a:off x="0" y="0"/>
                      <a:ext cx="5731510" cy="1454785"/>
                    </a:xfrm>
                    <a:prstGeom prst="rect">
                      <a:avLst/>
                    </a:prstGeom>
                  </pic:spPr>
                </pic:pic>
              </a:graphicData>
            </a:graphic>
          </wp:inline>
        </w:drawing>
      </w:r>
    </w:p>
    <w:p w14:paraId="64894691" w14:textId="1713F304" w:rsidR="00FB4B55" w:rsidRPr="00FB4B55" w:rsidRDefault="00795BB5" w:rsidP="00EB231B">
      <w:r>
        <w:rPr>
          <w:rFonts w:hint="eastAsia"/>
        </w:rPr>
        <w:t xml:space="preserve">최종 </w:t>
      </w:r>
      <w:r w:rsidRPr="00795BB5">
        <w:t>분석자료는 2019년 14,692개(2013~2018년 창업), 2020년 14,022개(2014~2019년 창업), 2021년 23,906개(2015~2020년 창업), 2022년 22,947개(2016~2021년 창업), 2023년 12,820개(2017~2022년 창업)로 구성하였</w:t>
      </w:r>
      <w:r w:rsidRPr="00795BB5">
        <w:rPr>
          <w:rFonts w:hint="eastAsia"/>
        </w:rPr>
        <w:t>다</w:t>
      </w:r>
      <w:r w:rsidRPr="00795BB5">
        <w:t>.</w:t>
      </w:r>
    </w:p>
    <w:p w14:paraId="652DDD89" w14:textId="77777777" w:rsidR="00E90DCE" w:rsidRPr="008B548B" w:rsidRDefault="00E90DCE" w:rsidP="00EB231B">
      <w:pPr>
        <w:rPr>
          <w:rFonts w:hint="eastAsia"/>
        </w:rPr>
      </w:pPr>
    </w:p>
    <w:p w14:paraId="4D9298FD" w14:textId="7E107C95" w:rsidR="00540801" w:rsidRPr="00540801" w:rsidRDefault="00540801" w:rsidP="00540801">
      <w:pPr>
        <w:rPr>
          <w:rFonts w:hint="eastAsia"/>
          <w:b/>
          <w:bCs/>
        </w:rPr>
      </w:pPr>
      <w:r w:rsidRPr="00540801">
        <w:rPr>
          <w:b/>
          <w:bCs/>
        </w:rPr>
        <w:t>2. 변수 구성</w:t>
      </w:r>
    </w:p>
    <w:p w14:paraId="557B67D9" w14:textId="1D77F68B" w:rsidR="00540801" w:rsidRPr="00E90DCE" w:rsidRDefault="00540801" w:rsidP="00540801">
      <w:pPr>
        <w:rPr>
          <w:rFonts w:hint="eastAsia"/>
          <w:b/>
          <w:bCs/>
        </w:rPr>
      </w:pPr>
      <w:r w:rsidRPr="00E90DCE">
        <w:rPr>
          <w:rFonts w:hint="eastAsia"/>
          <w:b/>
          <w:bCs/>
        </w:rPr>
        <w:t>(1) 종속변수</w:t>
      </w:r>
      <w:r w:rsidR="008B548B" w:rsidRPr="00E90DCE">
        <w:rPr>
          <w:rFonts w:hint="eastAsia"/>
          <w:b/>
          <w:bCs/>
        </w:rPr>
        <w:t>: 사업운영계획</w:t>
      </w:r>
    </w:p>
    <w:p w14:paraId="50E223E8" w14:textId="77777777" w:rsidR="008B548B" w:rsidRDefault="008B548B" w:rsidP="00540801">
      <w:r w:rsidRPr="008B548B">
        <w:t xml:space="preserve">본 연구의 종속변수는 소상공인의 사업운영계획이다. 사업운영계획은 ①계속운영 ② 사업 전환(업종전환, </w:t>
      </w:r>
      <w:proofErr w:type="spellStart"/>
      <w:r w:rsidRPr="008B548B">
        <w:t>재창업</w:t>
      </w:r>
      <w:proofErr w:type="spellEnd"/>
      <w:r w:rsidRPr="008B548B">
        <w:t>) ③ 폐업 후 임금근로자 희망 ④ 은퇴(비경제활동) 구성되어 있으며, 본 연구에서는 ‘계속운영’을 1, 나머지 항목을 0으로 재구성하여 이항변수로 활용하였다. 따라서 본 연구에서의 지속가능성은 실제 폐업 여부가 아니라 향후에도 현재 사업을 유지·운영하려는 의지를 의미한다</w:t>
      </w:r>
      <w:r>
        <w:rPr>
          <w:rFonts w:hint="eastAsia"/>
        </w:rPr>
        <w:t>.</w:t>
      </w:r>
    </w:p>
    <w:p w14:paraId="598BD131" w14:textId="0F21FB11" w:rsidR="00795BB5" w:rsidRDefault="00795BB5" w:rsidP="00540801">
      <w:r>
        <w:rPr>
          <w:rFonts w:hint="eastAsia"/>
        </w:rPr>
        <w:t>&lt;그림</w:t>
      </w:r>
      <w:r w:rsidR="001F02AA">
        <w:rPr>
          <w:rFonts w:hint="eastAsia"/>
        </w:rPr>
        <w:t>3</w:t>
      </w:r>
      <w:r>
        <w:rPr>
          <w:rFonts w:hint="eastAsia"/>
        </w:rPr>
        <w:t xml:space="preserve">&gt;은 </w:t>
      </w:r>
      <w:r w:rsidRPr="00795BB5">
        <w:t xml:space="preserve">전체 표본을 기초로 </w:t>
      </w:r>
      <w:proofErr w:type="spellStart"/>
      <w:r w:rsidRPr="00795BB5">
        <w:t>재코딩한</w:t>
      </w:r>
      <w:proofErr w:type="spellEnd"/>
      <w:r w:rsidRPr="00795BB5">
        <w:t xml:space="preserve"> </w:t>
      </w:r>
      <w:r>
        <w:rPr>
          <w:rFonts w:hint="eastAsia"/>
        </w:rPr>
        <w:t>연도별 종속변수 분포이다.</w:t>
      </w:r>
    </w:p>
    <w:p w14:paraId="0C6EE33B" w14:textId="3F51D8D3" w:rsidR="001F02AA" w:rsidRPr="001F02AA" w:rsidRDefault="001F02AA" w:rsidP="001F02AA">
      <w:pPr>
        <w:jc w:val="center"/>
        <w:rPr>
          <w:rFonts w:hint="eastAsia"/>
          <w:b/>
          <w:bCs/>
        </w:rPr>
      </w:pPr>
      <w:r w:rsidRPr="001F02AA">
        <w:rPr>
          <w:rFonts w:hint="eastAsia"/>
          <w:b/>
          <w:bCs/>
        </w:rPr>
        <w:t>&lt;그림3&gt;</w:t>
      </w:r>
      <w:r w:rsidRPr="001F02AA">
        <w:rPr>
          <w:b/>
          <w:bCs/>
        </w:rPr>
        <w:t xml:space="preserve"> </w:t>
      </w:r>
      <w:r w:rsidRPr="001F02AA">
        <w:rPr>
          <w:rFonts w:hint="eastAsia"/>
          <w:b/>
          <w:bCs/>
        </w:rPr>
        <w:t>연도별 종속변수 분포</w:t>
      </w:r>
    </w:p>
    <w:p w14:paraId="0F8F0C1E" w14:textId="2C767F2D" w:rsidR="00795BB5" w:rsidRDefault="00795BB5" w:rsidP="001F02AA">
      <w:pPr>
        <w:jc w:val="center"/>
        <w:rPr>
          <w:rFonts w:hint="eastAsia"/>
        </w:rPr>
      </w:pPr>
      <w:r w:rsidRPr="00795BB5">
        <w:drawing>
          <wp:inline distT="0" distB="0" distL="0" distR="0" wp14:anchorId="5E6F6A04" wp14:editId="5EFEFC2A">
            <wp:extent cx="4002258" cy="2094081"/>
            <wp:effectExtent l="0" t="0" r="0" b="1905"/>
            <wp:docPr id="45014162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882"/>
                    <a:stretch>
                      <a:fillRect/>
                    </a:stretch>
                  </pic:blipFill>
                  <pic:spPr bwMode="auto">
                    <a:xfrm>
                      <a:off x="0" y="0"/>
                      <a:ext cx="4006146" cy="2096115"/>
                    </a:xfrm>
                    <a:prstGeom prst="rect">
                      <a:avLst/>
                    </a:prstGeom>
                    <a:noFill/>
                    <a:ln>
                      <a:noFill/>
                    </a:ln>
                    <a:extLst>
                      <a:ext uri="{53640926-AAD7-44D8-BBD7-CCE9431645EC}">
                        <a14:shadowObscured xmlns:a14="http://schemas.microsoft.com/office/drawing/2010/main"/>
                      </a:ext>
                    </a:extLst>
                  </pic:spPr>
                </pic:pic>
              </a:graphicData>
            </a:graphic>
          </wp:inline>
        </w:drawing>
      </w:r>
    </w:p>
    <w:p w14:paraId="7CD11EA1" w14:textId="7E1D9B77" w:rsidR="00540801" w:rsidRPr="003F4CAE" w:rsidRDefault="00540801" w:rsidP="00540801">
      <w:pPr>
        <w:rPr>
          <w:b/>
          <w:bCs/>
        </w:rPr>
      </w:pPr>
      <w:r w:rsidRPr="003F4CAE">
        <w:rPr>
          <w:rFonts w:hint="eastAsia"/>
          <w:b/>
          <w:bCs/>
        </w:rPr>
        <w:lastRenderedPageBreak/>
        <w:t>(2) 설명변수</w:t>
      </w:r>
    </w:p>
    <w:p w14:paraId="5147D851" w14:textId="41F7F4B0" w:rsidR="0084385E" w:rsidRDefault="0084385E" w:rsidP="00540801">
      <w:r w:rsidRPr="0084385E">
        <w:t>본 연구는 2019년의 기본 창업·경영 변수군을 공통 기준으로 설정하되, 2020년 이후 조사표에 추가된 코로나19, 재난지원, 디지털 대응 관련 변수를 반영하였다. </w:t>
      </w:r>
      <w:r>
        <w:rPr>
          <w:rFonts w:hint="eastAsia"/>
        </w:rPr>
        <w:t>조사표 문항의 변화는 &lt;표</w:t>
      </w:r>
      <w:r w:rsidR="001F02AA">
        <w:rPr>
          <w:rFonts w:hint="eastAsia"/>
        </w:rPr>
        <w:t>2</w:t>
      </w:r>
      <w:r>
        <w:rPr>
          <w:rFonts w:hint="eastAsia"/>
        </w:rPr>
        <w:t>&gt;와 같다.</w:t>
      </w:r>
    </w:p>
    <w:p w14:paraId="7C088964" w14:textId="6072DC34" w:rsidR="003F4CAE" w:rsidRPr="003F4CAE" w:rsidRDefault="003F4CAE" w:rsidP="003F4CAE">
      <w:pPr>
        <w:jc w:val="center"/>
        <w:rPr>
          <w:rFonts w:hint="eastAsia"/>
          <w:b/>
          <w:bCs/>
        </w:rPr>
      </w:pPr>
      <w:r w:rsidRPr="003F4CAE">
        <w:rPr>
          <w:rFonts w:hint="eastAsia"/>
          <w:b/>
          <w:bCs/>
        </w:rPr>
        <w:t>&lt;표</w:t>
      </w:r>
      <w:r w:rsidR="001F02AA">
        <w:rPr>
          <w:rFonts w:hint="eastAsia"/>
          <w:b/>
          <w:bCs/>
        </w:rPr>
        <w:t>2</w:t>
      </w:r>
      <w:r w:rsidRPr="003F4CAE">
        <w:rPr>
          <w:rFonts w:hint="eastAsia"/>
          <w:b/>
          <w:bCs/>
        </w:rPr>
        <w:t>&gt; 2019년부터 2023년까지 조사표 문항 변화</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5"/>
        <w:gridCol w:w="563"/>
        <w:gridCol w:w="872"/>
        <w:gridCol w:w="872"/>
        <w:gridCol w:w="864"/>
        <w:gridCol w:w="864"/>
        <w:gridCol w:w="4050"/>
      </w:tblGrid>
      <w:tr w:rsidR="0084385E" w:rsidRPr="0084385E" w14:paraId="6579BDC9" w14:textId="77777777" w:rsidTr="0084385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839133" w14:textId="77777777" w:rsidR="0084385E" w:rsidRPr="0084385E" w:rsidRDefault="0084385E" w:rsidP="0084385E">
            <w:pPr>
              <w:rPr>
                <w:b/>
                <w:bCs/>
                <w:sz w:val="14"/>
                <w:szCs w:val="16"/>
              </w:rPr>
            </w:pPr>
            <w:r w:rsidRPr="0084385E">
              <w:rPr>
                <w:b/>
                <w:bCs/>
                <w:sz w:val="14"/>
                <w:szCs w:val="16"/>
              </w:rPr>
              <w:t>구분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662359" w14:textId="77777777" w:rsidR="0084385E" w:rsidRPr="0084385E" w:rsidRDefault="0084385E" w:rsidP="0084385E">
            <w:pPr>
              <w:rPr>
                <w:b/>
                <w:bCs/>
                <w:sz w:val="14"/>
                <w:szCs w:val="16"/>
              </w:rPr>
            </w:pPr>
            <w:r w:rsidRPr="0084385E">
              <w:rPr>
                <w:b/>
                <w:bCs/>
                <w:sz w:val="14"/>
                <w:szCs w:val="16"/>
              </w:rPr>
              <w:t>2019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66F4A9" w14:textId="77777777" w:rsidR="0084385E" w:rsidRPr="0084385E" w:rsidRDefault="0084385E" w:rsidP="0084385E">
            <w:pPr>
              <w:rPr>
                <w:b/>
                <w:bCs/>
                <w:sz w:val="14"/>
                <w:szCs w:val="16"/>
              </w:rPr>
            </w:pPr>
            <w:r w:rsidRPr="0084385E">
              <w:rPr>
                <w:b/>
                <w:bCs/>
                <w:sz w:val="14"/>
                <w:szCs w:val="16"/>
              </w:rPr>
              <w:t>2020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C4BD60" w14:textId="77777777" w:rsidR="0084385E" w:rsidRPr="0084385E" w:rsidRDefault="0084385E" w:rsidP="0084385E">
            <w:pPr>
              <w:rPr>
                <w:b/>
                <w:bCs/>
                <w:sz w:val="14"/>
                <w:szCs w:val="16"/>
              </w:rPr>
            </w:pPr>
            <w:r w:rsidRPr="0084385E">
              <w:rPr>
                <w:b/>
                <w:bCs/>
                <w:sz w:val="14"/>
                <w:szCs w:val="16"/>
              </w:rPr>
              <w:t>2021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A1FEBE" w14:textId="77777777" w:rsidR="0084385E" w:rsidRPr="0084385E" w:rsidRDefault="0084385E" w:rsidP="0084385E">
            <w:pPr>
              <w:rPr>
                <w:b/>
                <w:bCs/>
                <w:sz w:val="14"/>
                <w:szCs w:val="16"/>
              </w:rPr>
            </w:pPr>
            <w:r w:rsidRPr="0084385E">
              <w:rPr>
                <w:b/>
                <w:bCs/>
                <w:sz w:val="14"/>
                <w:szCs w:val="16"/>
              </w:rPr>
              <w:t>2022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B68408" w14:textId="77777777" w:rsidR="0084385E" w:rsidRPr="0084385E" w:rsidRDefault="0084385E" w:rsidP="0084385E">
            <w:pPr>
              <w:rPr>
                <w:b/>
                <w:bCs/>
                <w:sz w:val="14"/>
                <w:szCs w:val="16"/>
              </w:rPr>
            </w:pPr>
            <w:r w:rsidRPr="0084385E">
              <w:rPr>
                <w:b/>
                <w:bCs/>
                <w:sz w:val="14"/>
                <w:szCs w:val="16"/>
              </w:rPr>
              <w:t>2023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40BEA" w14:textId="77777777" w:rsidR="0084385E" w:rsidRPr="0084385E" w:rsidRDefault="0084385E" w:rsidP="0084385E">
            <w:pPr>
              <w:rPr>
                <w:b/>
                <w:bCs/>
                <w:sz w:val="14"/>
                <w:szCs w:val="16"/>
              </w:rPr>
            </w:pPr>
            <w:r w:rsidRPr="0084385E">
              <w:rPr>
                <w:b/>
                <w:bCs/>
                <w:sz w:val="14"/>
                <w:szCs w:val="16"/>
              </w:rPr>
              <w:t>해석</w:t>
            </w:r>
          </w:p>
        </w:tc>
      </w:tr>
      <w:tr w:rsidR="0084385E" w:rsidRPr="0084385E" w14:paraId="3B171CC6"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72C78D" w14:textId="77777777" w:rsidR="0084385E" w:rsidRPr="0084385E" w:rsidRDefault="0084385E" w:rsidP="0084385E">
            <w:pPr>
              <w:rPr>
                <w:sz w:val="14"/>
                <w:szCs w:val="16"/>
              </w:rPr>
            </w:pPr>
            <w:r w:rsidRPr="0084385E">
              <w:rPr>
                <w:sz w:val="14"/>
                <w:szCs w:val="16"/>
              </w:rPr>
              <w:t>설명변수 수(</w:t>
            </w:r>
            <w:proofErr w:type="spellStart"/>
            <w:r w:rsidRPr="0084385E">
              <w:rPr>
                <w:sz w:val="14"/>
                <w:szCs w:val="16"/>
              </w:rPr>
              <w:t>전처리</w:t>
            </w:r>
            <w:proofErr w:type="spellEnd"/>
            <w:r w:rsidRPr="0084385E">
              <w:rPr>
                <w:sz w:val="14"/>
                <w:szCs w:val="16"/>
              </w:rPr>
              <w:t xml:space="preserve"> 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5E258A" w14:textId="77777777" w:rsidR="0084385E" w:rsidRPr="0084385E" w:rsidRDefault="0084385E" w:rsidP="0084385E">
            <w:pPr>
              <w:rPr>
                <w:sz w:val="14"/>
                <w:szCs w:val="16"/>
              </w:rPr>
            </w:pPr>
            <w:r w:rsidRPr="0084385E">
              <w:rPr>
                <w:sz w:val="14"/>
                <w:szCs w:val="16"/>
              </w:rPr>
              <w:t>44개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D31D9C" w14:textId="77777777" w:rsidR="0084385E" w:rsidRPr="0084385E" w:rsidRDefault="0084385E" w:rsidP="0084385E">
            <w:pPr>
              <w:rPr>
                <w:sz w:val="14"/>
                <w:szCs w:val="16"/>
              </w:rPr>
            </w:pPr>
            <w:r w:rsidRPr="0084385E">
              <w:rPr>
                <w:sz w:val="14"/>
                <w:szCs w:val="16"/>
              </w:rPr>
              <w:t>63개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23DAE3" w14:textId="77777777" w:rsidR="0084385E" w:rsidRPr="0084385E" w:rsidRDefault="0084385E" w:rsidP="0084385E">
            <w:pPr>
              <w:rPr>
                <w:sz w:val="14"/>
                <w:szCs w:val="16"/>
              </w:rPr>
            </w:pPr>
            <w:r w:rsidRPr="0084385E">
              <w:rPr>
                <w:sz w:val="14"/>
                <w:szCs w:val="16"/>
              </w:rPr>
              <w:t>61개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9121EA" w14:textId="77777777" w:rsidR="0084385E" w:rsidRPr="0084385E" w:rsidRDefault="0084385E" w:rsidP="0084385E">
            <w:pPr>
              <w:rPr>
                <w:sz w:val="14"/>
                <w:szCs w:val="16"/>
              </w:rPr>
            </w:pPr>
            <w:r w:rsidRPr="0084385E">
              <w:rPr>
                <w:sz w:val="14"/>
                <w:szCs w:val="16"/>
              </w:rPr>
              <w:t>61개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CED39D" w14:textId="77777777" w:rsidR="0084385E" w:rsidRPr="0084385E" w:rsidRDefault="0084385E" w:rsidP="0084385E">
            <w:pPr>
              <w:rPr>
                <w:sz w:val="14"/>
                <w:szCs w:val="16"/>
              </w:rPr>
            </w:pPr>
            <w:r w:rsidRPr="0084385E">
              <w:rPr>
                <w:sz w:val="14"/>
                <w:szCs w:val="16"/>
              </w:rPr>
              <w:t>64개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99246D" w14:textId="77777777" w:rsidR="0084385E" w:rsidRPr="0084385E" w:rsidRDefault="0084385E" w:rsidP="0084385E">
            <w:pPr>
              <w:rPr>
                <w:sz w:val="14"/>
                <w:szCs w:val="16"/>
              </w:rPr>
            </w:pPr>
            <w:r w:rsidRPr="0084385E">
              <w:rPr>
                <w:sz w:val="14"/>
                <w:szCs w:val="16"/>
              </w:rPr>
              <w:t>2019년 기본 변수군에 2020년 이후 재난·디지털 관련 변수가 추가됨</w:t>
            </w:r>
          </w:p>
        </w:tc>
      </w:tr>
      <w:tr w:rsidR="0084385E" w:rsidRPr="0084385E" w14:paraId="5A5AD4ED"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B7B418" w14:textId="77777777" w:rsidR="0084385E" w:rsidRPr="0084385E" w:rsidRDefault="0084385E" w:rsidP="0084385E">
            <w:pPr>
              <w:rPr>
                <w:sz w:val="14"/>
                <w:szCs w:val="16"/>
              </w:rPr>
            </w:pPr>
            <w:r w:rsidRPr="0084385E">
              <w:rPr>
                <w:sz w:val="14"/>
                <w:szCs w:val="16"/>
              </w:rPr>
              <w:t>공통 핵심 변수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84C03B" w14:textId="77777777" w:rsidR="0084385E" w:rsidRPr="0084385E" w:rsidRDefault="0084385E" w:rsidP="0084385E">
            <w:pPr>
              <w:rPr>
                <w:sz w:val="14"/>
                <w:szCs w:val="16"/>
              </w:rPr>
            </w:pPr>
            <w:r w:rsidRPr="0084385E">
              <w:rPr>
                <w:sz w:val="14"/>
                <w:szCs w:val="16"/>
              </w:rPr>
              <w:t>포함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CF6429" w14:textId="77777777" w:rsidR="0084385E" w:rsidRPr="0084385E" w:rsidRDefault="0084385E" w:rsidP="0084385E">
            <w:pPr>
              <w:rPr>
                <w:sz w:val="14"/>
                <w:szCs w:val="16"/>
              </w:rPr>
            </w:pPr>
            <w:r w:rsidRPr="0084385E">
              <w:rPr>
                <w:sz w:val="14"/>
                <w:szCs w:val="16"/>
              </w:rPr>
              <w:t>포함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425E3D" w14:textId="77777777" w:rsidR="0084385E" w:rsidRPr="0084385E" w:rsidRDefault="0084385E" w:rsidP="0084385E">
            <w:pPr>
              <w:rPr>
                <w:sz w:val="14"/>
                <w:szCs w:val="16"/>
              </w:rPr>
            </w:pPr>
            <w:r w:rsidRPr="0084385E">
              <w:rPr>
                <w:sz w:val="14"/>
                <w:szCs w:val="16"/>
              </w:rPr>
              <w:t>포함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260429" w14:textId="77777777" w:rsidR="0084385E" w:rsidRPr="0084385E" w:rsidRDefault="0084385E" w:rsidP="0084385E">
            <w:pPr>
              <w:rPr>
                <w:sz w:val="14"/>
                <w:szCs w:val="16"/>
              </w:rPr>
            </w:pPr>
            <w:r w:rsidRPr="0084385E">
              <w:rPr>
                <w:sz w:val="14"/>
                <w:szCs w:val="16"/>
              </w:rPr>
              <w:t>포함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7A3CA3" w14:textId="77777777" w:rsidR="0084385E" w:rsidRPr="0084385E" w:rsidRDefault="0084385E" w:rsidP="0084385E">
            <w:pPr>
              <w:rPr>
                <w:sz w:val="14"/>
                <w:szCs w:val="16"/>
              </w:rPr>
            </w:pPr>
            <w:r w:rsidRPr="0084385E">
              <w:rPr>
                <w:sz w:val="14"/>
                <w:szCs w:val="16"/>
              </w:rPr>
              <w:t>포함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750558" w14:textId="77777777" w:rsidR="0084385E" w:rsidRPr="0084385E" w:rsidRDefault="0084385E" w:rsidP="0084385E">
            <w:pPr>
              <w:rPr>
                <w:sz w:val="14"/>
                <w:szCs w:val="16"/>
              </w:rPr>
            </w:pPr>
            <w:r w:rsidRPr="0084385E">
              <w:rPr>
                <w:sz w:val="14"/>
                <w:szCs w:val="16"/>
              </w:rPr>
              <w:t>종사자, 창업횟수, 창업준비기간, 창업준비활동, 창업과정 어려움, 창업비용, 매출, 부채, 임차형태, 정부지원경험 등</w:t>
            </w:r>
          </w:p>
        </w:tc>
      </w:tr>
      <w:tr w:rsidR="0084385E" w:rsidRPr="0084385E" w14:paraId="56BD3166"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A76305" w14:textId="77777777" w:rsidR="0084385E" w:rsidRPr="0084385E" w:rsidRDefault="0084385E" w:rsidP="0084385E">
            <w:pPr>
              <w:rPr>
                <w:sz w:val="14"/>
                <w:szCs w:val="16"/>
              </w:rPr>
            </w:pPr>
            <w:r w:rsidRPr="0084385E">
              <w:rPr>
                <w:sz w:val="14"/>
                <w:szCs w:val="16"/>
              </w:rPr>
              <w:t>경영애로사항</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8EB3F2" w14:textId="77777777" w:rsidR="0084385E" w:rsidRPr="0084385E" w:rsidRDefault="0084385E" w:rsidP="0084385E">
            <w:pPr>
              <w:rPr>
                <w:sz w:val="14"/>
                <w:szCs w:val="16"/>
              </w:rPr>
            </w:pPr>
            <w:r w:rsidRPr="0084385E">
              <w:rPr>
                <w:sz w:val="14"/>
                <w:szCs w:val="16"/>
              </w:rPr>
              <w:t>8개 항목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9A31CA" w14:textId="77777777" w:rsidR="0084385E" w:rsidRPr="0084385E" w:rsidRDefault="0084385E" w:rsidP="0084385E">
            <w:pPr>
              <w:rPr>
                <w:sz w:val="14"/>
                <w:szCs w:val="16"/>
              </w:rPr>
            </w:pPr>
            <w:r w:rsidRPr="0084385E">
              <w:rPr>
                <w:sz w:val="14"/>
                <w:szCs w:val="16"/>
              </w:rPr>
              <w:t>9개 항목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74FB48" w14:textId="77777777" w:rsidR="0084385E" w:rsidRPr="0084385E" w:rsidRDefault="0084385E" w:rsidP="0084385E">
            <w:pPr>
              <w:rPr>
                <w:sz w:val="14"/>
                <w:szCs w:val="16"/>
              </w:rPr>
            </w:pPr>
            <w:r w:rsidRPr="0084385E">
              <w:rPr>
                <w:sz w:val="14"/>
                <w:szCs w:val="16"/>
              </w:rPr>
              <w:t>9개 항목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D8DE63" w14:textId="77777777" w:rsidR="0084385E" w:rsidRPr="0084385E" w:rsidRDefault="0084385E" w:rsidP="0084385E">
            <w:pPr>
              <w:rPr>
                <w:sz w:val="14"/>
                <w:szCs w:val="16"/>
              </w:rPr>
            </w:pPr>
            <w:r w:rsidRPr="0084385E">
              <w:rPr>
                <w:sz w:val="14"/>
                <w:szCs w:val="16"/>
              </w:rPr>
              <w:t>9개 항목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D83EA7" w14:textId="77777777" w:rsidR="0084385E" w:rsidRPr="0084385E" w:rsidRDefault="0084385E" w:rsidP="0084385E">
            <w:pPr>
              <w:rPr>
                <w:sz w:val="14"/>
                <w:szCs w:val="16"/>
              </w:rPr>
            </w:pPr>
            <w:r w:rsidRPr="0084385E">
              <w:rPr>
                <w:sz w:val="14"/>
                <w:szCs w:val="16"/>
              </w:rPr>
              <w:t>10개 항목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E85977" w14:textId="77777777" w:rsidR="0084385E" w:rsidRPr="0084385E" w:rsidRDefault="0084385E" w:rsidP="0084385E">
            <w:pPr>
              <w:rPr>
                <w:sz w:val="14"/>
                <w:szCs w:val="16"/>
              </w:rPr>
            </w:pPr>
            <w:r w:rsidRPr="0084385E">
              <w:rPr>
                <w:sz w:val="14"/>
                <w:szCs w:val="16"/>
              </w:rPr>
              <w:t>기존 경영애로에 방역조치, 온라인 판로, 디지털 기술 관련 애로가 시기별로 추가됨</w:t>
            </w:r>
          </w:p>
        </w:tc>
      </w:tr>
      <w:tr w:rsidR="0084385E" w:rsidRPr="0084385E" w14:paraId="28C76EF4"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1D09F8" w14:textId="77777777" w:rsidR="0084385E" w:rsidRPr="0084385E" w:rsidRDefault="0084385E" w:rsidP="0084385E">
            <w:pPr>
              <w:rPr>
                <w:sz w:val="14"/>
                <w:szCs w:val="16"/>
              </w:rPr>
            </w:pPr>
            <w:r w:rsidRPr="0084385E">
              <w:rPr>
                <w:sz w:val="14"/>
                <w:szCs w:val="16"/>
              </w:rPr>
              <w:t>코로나19 지원정책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1448DB" w14:textId="77777777" w:rsidR="0084385E" w:rsidRPr="0084385E" w:rsidRDefault="0084385E" w:rsidP="0084385E">
            <w:pPr>
              <w:rPr>
                <w:sz w:val="14"/>
                <w:szCs w:val="16"/>
              </w:rPr>
            </w:pPr>
            <w:r w:rsidRPr="0084385E">
              <w:rPr>
                <w:sz w:val="14"/>
                <w:szCs w:val="16"/>
              </w:rPr>
              <w:t>없음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3BEAA0" w14:textId="77777777" w:rsidR="0084385E" w:rsidRPr="0084385E" w:rsidRDefault="0084385E" w:rsidP="0084385E">
            <w:pPr>
              <w:rPr>
                <w:sz w:val="14"/>
                <w:szCs w:val="16"/>
              </w:rPr>
            </w:pPr>
            <w:r w:rsidRPr="0084385E">
              <w:rPr>
                <w:sz w:val="14"/>
                <w:szCs w:val="16"/>
              </w:rPr>
              <w:t>추가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A4D9B5" w14:textId="77777777" w:rsidR="0084385E" w:rsidRPr="0084385E" w:rsidRDefault="0084385E" w:rsidP="0084385E">
            <w:pPr>
              <w:rPr>
                <w:sz w:val="14"/>
                <w:szCs w:val="16"/>
              </w:rPr>
            </w:pPr>
            <w:r w:rsidRPr="0084385E">
              <w:rPr>
                <w:sz w:val="14"/>
                <w:szCs w:val="16"/>
              </w:rPr>
              <w:t>유지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40EFEF" w14:textId="77777777" w:rsidR="0084385E" w:rsidRPr="0084385E" w:rsidRDefault="0084385E" w:rsidP="0084385E">
            <w:pPr>
              <w:rPr>
                <w:sz w:val="14"/>
                <w:szCs w:val="16"/>
              </w:rPr>
            </w:pPr>
            <w:r w:rsidRPr="0084385E">
              <w:rPr>
                <w:sz w:val="14"/>
                <w:szCs w:val="16"/>
              </w:rPr>
              <w:t>재난지원으로 개편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419556" w14:textId="77777777" w:rsidR="0084385E" w:rsidRPr="0084385E" w:rsidRDefault="0084385E" w:rsidP="0084385E">
            <w:pPr>
              <w:rPr>
                <w:sz w:val="14"/>
                <w:szCs w:val="16"/>
              </w:rPr>
            </w:pPr>
            <w:r w:rsidRPr="0084385E">
              <w:rPr>
                <w:sz w:val="14"/>
                <w:szCs w:val="16"/>
              </w:rPr>
              <w:t>재난지원으로 유지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0B0B91" w14:textId="77777777" w:rsidR="0084385E" w:rsidRPr="0084385E" w:rsidRDefault="0084385E" w:rsidP="0084385E">
            <w:pPr>
              <w:rPr>
                <w:sz w:val="14"/>
                <w:szCs w:val="16"/>
              </w:rPr>
            </w:pPr>
            <w:r w:rsidRPr="0084385E">
              <w:rPr>
                <w:sz w:val="14"/>
                <w:szCs w:val="16"/>
              </w:rPr>
              <w:t>2020~2021년은 코로나19 대응, 2022년 이후는 재난 일반 대응 지원정책으로 확장됨</w:t>
            </w:r>
          </w:p>
        </w:tc>
      </w:tr>
      <w:tr w:rsidR="0084385E" w:rsidRPr="0084385E" w14:paraId="4BD6BCF9"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F83FBD" w14:textId="77777777" w:rsidR="0084385E" w:rsidRPr="0084385E" w:rsidRDefault="0084385E" w:rsidP="0084385E">
            <w:pPr>
              <w:rPr>
                <w:sz w:val="14"/>
                <w:szCs w:val="16"/>
              </w:rPr>
            </w:pPr>
            <w:r w:rsidRPr="0084385E">
              <w:rPr>
                <w:sz w:val="14"/>
                <w:szCs w:val="16"/>
              </w:rPr>
              <w:t>재난지원 정책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B1F8E0" w14:textId="77777777" w:rsidR="0084385E" w:rsidRPr="0084385E" w:rsidRDefault="0084385E" w:rsidP="0084385E">
            <w:pPr>
              <w:rPr>
                <w:sz w:val="14"/>
                <w:szCs w:val="16"/>
              </w:rPr>
            </w:pPr>
            <w:r w:rsidRPr="0084385E">
              <w:rPr>
                <w:sz w:val="14"/>
                <w:szCs w:val="16"/>
              </w:rPr>
              <w:t>없음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A55A3B" w14:textId="77777777" w:rsidR="0084385E" w:rsidRPr="0084385E" w:rsidRDefault="0084385E" w:rsidP="0084385E">
            <w:pPr>
              <w:rPr>
                <w:sz w:val="14"/>
                <w:szCs w:val="16"/>
              </w:rPr>
            </w:pPr>
            <w:r w:rsidRPr="0084385E">
              <w:rPr>
                <w:sz w:val="14"/>
                <w:szCs w:val="16"/>
              </w:rPr>
              <w:t>코로나19 지원정책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834D65" w14:textId="77777777" w:rsidR="0084385E" w:rsidRPr="0084385E" w:rsidRDefault="0084385E" w:rsidP="0084385E">
            <w:pPr>
              <w:rPr>
                <w:sz w:val="14"/>
                <w:szCs w:val="16"/>
              </w:rPr>
            </w:pPr>
            <w:r w:rsidRPr="0084385E">
              <w:rPr>
                <w:sz w:val="14"/>
                <w:szCs w:val="16"/>
              </w:rPr>
              <w:t>코로나19 지원정책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3CEBDD" w14:textId="77777777" w:rsidR="0084385E" w:rsidRPr="0084385E" w:rsidRDefault="0084385E" w:rsidP="0084385E">
            <w:pPr>
              <w:rPr>
                <w:sz w:val="14"/>
                <w:szCs w:val="16"/>
              </w:rPr>
            </w:pPr>
            <w:r w:rsidRPr="0084385E">
              <w:rPr>
                <w:sz w:val="14"/>
                <w:szCs w:val="16"/>
              </w:rPr>
              <w:t>추가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3164C4" w14:textId="77777777" w:rsidR="0084385E" w:rsidRPr="0084385E" w:rsidRDefault="0084385E" w:rsidP="0084385E">
            <w:pPr>
              <w:rPr>
                <w:sz w:val="14"/>
                <w:szCs w:val="16"/>
              </w:rPr>
            </w:pPr>
            <w:r w:rsidRPr="0084385E">
              <w:rPr>
                <w:sz w:val="14"/>
                <w:szCs w:val="16"/>
              </w:rPr>
              <w:t>유지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360D6" w14:textId="77777777" w:rsidR="0084385E" w:rsidRPr="0084385E" w:rsidRDefault="0084385E" w:rsidP="0084385E">
            <w:pPr>
              <w:rPr>
                <w:sz w:val="14"/>
                <w:szCs w:val="16"/>
              </w:rPr>
            </w:pPr>
            <w:r w:rsidRPr="0084385E">
              <w:rPr>
                <w:sz w:val="14"/>
                <w:szCs w:val="16"/>
              </w:rPr>
              <w:t>재난지원금, 정책자금 융자, 공공요금, 사회보험료 지원 등 정책수요 변수</w:t>
            </w:r>
          </w:p>
        </w:tc>
      </w:tr>
      <w:tr w:rsidR="0084385E" w:rsidRPr="0084385E" w14:paraId="22BCD9F3"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1C7507" w14:textId="77777777" w:rsidR="0084385E" w:rsidRPr="0084385E" w:rsidRDefault="0084385E" w:rsidP="0084385E">
            <w:pPr>
              <w:rPr>
                <w:sz w:val="14"/>
                <w:szCs w:val="16"/>
              </w:rPr>
            </w:pPr>
            <w:r w:rsidRPr="0084385E">
              <w:rPr>
                <w:sz w:val="14"/>
                <w:szCs w:val="16"/>
              </w:rPr>
              <w:t>디지털 대응·기술 변수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C2357B" w14:textId="77777777" w:rsidR="0084385E" w:rsidRPr="0084385E" w:rsidRDefault="0084385E" w:rsidP="0084385E">
            <w:pPr>
              <w:rPr>
                <w:sz w:val="14"/>
                <w:szCs w:val="16"/>
              </w:rPr>
            </w:pPr>
            <w:r w:rsidRPr="0084385E">
              <w:rPr>
                <w:sz w:val="14"/>
                <w:szCs w:val="16"/>
              </w:rPr>
              <w:t>없음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8A8268" w14:textId="77777777" w:rsidR="0084385E" w:rsidRPr="0084385E" w:rsidRDefault="0084385E" w:rsidP="0084385E">
            <w:pPr>
              <w:rPr>
                <w:sz w:val="14"/>
                <w:szCs w:val="16"/>
              </w:rPr>
            </w:pPr>
            <w:r w:rsidRPr="0084385E">
              <w:rPr>
                <w:sz w:val="14"/>
                <w:szCs w:val="16"/>
              </w:rPr>
              <w:t>추가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B997A4" w14:textId="77777777" w:rsidR="0084385E" w:rsidRPr="0084385E" w:rsidRDefault="0084385E" w:rsidP="0084385E">
            <w:pPr>
              <w:rPr>
                <w:sz w:val="14"/>
                <w:szCs w:val="16"/>
              </w:rPr>
            </w:pPr>
            <w:r w:rsidRPr="0084385E">
              <w:rPr>
                <w:sz w:val="14"/>
                <w:szCs w:val="16"/>
              </w:rPr>
              <w:t>유지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FB2979" w14:textId="77777777" w:rsidR="0084385E" w:rsidRPr="0084385E" w:rsidRDefault="0084385E" w:rsidP="0084385E">
            <w:pPr>
              <w:rPr>
                <w:sz w:val="14"/>
                <w:szCs w:val="16"/>
              </w:rPr>
            </w:pPr>
            <w:r w:rsidRPr="0084385E">
              <w:rPr>
                <w:sz w:val="14"/>
                <w:szCs w:val="16"/>
              </w:rPr>
              <w:t>유지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72D7F5" w14:textId="77777777" w:rsidR="0084385E" w:rsidRPr="0084385E" w:rsidRDefault="0084385E" w:rsidP="0084385E">
            <w:pPr>
              <w:rPr>
                <w:sz w:val="14"/>
                <w:szCs w:val="16"/>
              </w:rPr>
            </w:pPr>
            <w:r w:rsidRPr="0084385E">
              <w:rPr>
                <w:sz w:val="14"/>
                <w:szCs w:val="16"/>
              </w:rPr>
              <w:t>확대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D3930A" w14:textId="77777777" w:rsidR="0084385E" w:rsidRPr="0084385E" w:rsidRDefault="0084385E" w:rsidP="0084385E">
            <w:pPr>
              <w:rPr>
                <w:sz w:val="14"/>
                <w:szCs w:val="16"/>
              </w:rPr>
            </w:pPr>
            <w:r w:rsidRPr="0084385E">
              <w:rPr>
                <w:sz w:val="14"/>
                <w:szCs w:val="16"/>
              </w:rPr>
              <w:t>전자상거래·</w:t>
            </w:r>
            <w:proofErr w:type="spellStart"/>
            <w:r w:rsidRPr="0084385E">
              <w:rPr>
                <w:sz w:val="14"/>
                <w:szCs w:val="16"/>
              </w:rPr>
              <w:t>비대면</w:t>
            </w:r>
            <w:proofErr w:type="spellEnd"/>
            <w:r w:rsidRPr="0084385E">
              <w:rPr>
                <w:sz w:val="14"/>
                <w:szCs w:val="16"/>
              </w:rPr>
              <w:t xml:space="preserve"> 서비스에서 스마트 주문·결제, 매장관리, 디지털 광고, 온라인 판로 등으로 구체화됨</w:t>
            </w:r>
          </w:p>
        </w:tc>
      </w:tr>
      <w:tr w:rsidR="0084385E" w:rsidRPr="0084385E" w14:paraId="40A7C8B5" w14:textId="77777777" w:rsidTr="0084385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0207BC" w14:textId="77777777" w:rsidR="0084385E" w:rsidRPr="0084385E" w:rsidRDefault="0084385E" w:rsidP="0084385E">
            <w:pPr>
              <w:rPr>
                <w:sz w:val="14"/>
                <w:szCs w:val="16"/>
              </w:rPr>
            </w:pPr>
            <w:r w:rsidRPr="0084385E">
              <w:rPr>
                <w:sz w:val="14"/>
                <w:szCs w:val="16"/>
              </w:rPr>
              <w:t>사업운영계획(종속변수)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EF8392" w14:textId="77777777" w:rsidR="0084385E" w:rsidRPr="0084385E" w:rsidRDefault="0084385E" w:rsidP="0084385E">
            <w:pPr>
              <w:rPr>
                <w:sz w:val="14"/>
                <w:szCs w:val="16"/>
              </w:rPr>
            </w:pPr>
            <w:r w:rsidRPr="0084385E">
              <w:rPr>
                <w:sz w:val="14"/>
                <w:szCs w:val="16"/>
              </w:rPr>
              <w:t>동일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9774CC" w14:textId="77777777" w:rsidR="0084385E" w:rsidRPr="0084385E" w:rsidRDefault="0084385E" w:rsidP="0084385E">
            <w:pPr>
              <w:rPr>
                <w:sz w:val="14"/>
                <w:szCs w:val="16"/>
              </w:rPr>
            </w:pPr>
            <w:r w:rsidRPr="0084385E">
              <w:rPr>
                <w:sz w:val="14"/>
                <w:szCs w:val="16"/>
              </w:rPr>
              <w:t>동일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687A24" w14:textId="77777777" w:rsidR="0084385E" w:rsidRPr="0084385E" w:rsidRDefault="0084385E" w:rsidP="0084385E">
            <w:pPr>
              <w:rPr>
                <w:sz w:val="14"/>
                <w:szCs w:val="16"/>
              </w:rPr>
            </w:pPr>
            <w:r w:rsidRPr="0084385E">
              <w:rPr>
                <w:sz w:val="14"/>
                <w:szCs w:val="16"/>
              </w:rPr>
              <w:t>동일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22B495" w14:textId="77777777" w:rsidR="0084385E" w:rsidRPr="0084385E" w:rsidRDefault="0084385E" w:rsidP="0084385E">
            <w:pPr>
              <w:rPr>
                <w:sz w:val="14"/>
                <w:szCs w:val="16"/>
              </w:rPr>
            </w:pPr>
            <w:r w:rsidRPr="0084385E">
              <w:rPr>
                <w:sz w:val="14"/>
                <w:szCs w:val="16"/>
              </w:rPr>
              <w:t>동일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769B7D" w14:textId="77777777" w:rsidR="0084385E" w:rsidRPr="0084385E" w:rsidRDefault="0084385E" w:rsidP="0084385E">
            <w:pPr>
              <w:rPr>
                <w:sz w:val="14"/>
                <w:szCs w:val="16"/>
              </w:rPr>
            </w:pPr>
            <w:r w:rsidRPr="0084385E">
              <w:rPr>
                <w:sz w:val="14"/>
                <w:szCs w:val="16"/>
              </w:rPr>
              <w:t>동일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7B857" w14:textId="77777777" w:rsidR="0084385E" w:rsidRPr="0084385E" w:rsidRDefault="0084385E" w:rsidP="0084385E">
            <w:pPr>
              <w:rPr>
                <w:sz w:val="14"/>
                <w:szCs w:val="16"/>
              </w:rPr>
            </w:pPr>
            <w:r w:rsidRPr="0084385E">
              <w:rPr>
                <w:sz w:val="14"/>
                <w:szCs w:val="16"/>
              </w:rPr>
              <w:t>계속운영=1, 사업전환·폐업 후 임금근로·은퇴/폐업=0으로 이항화</w:t>
            </w:r>
          </w:p>
        </w:tc>
      </w:tr>
    </w:tbl>
    <w:p w14:paraId="1C4E8368" w14:textId="2C35D955" w:rsidR="00E90DCE" w:rsidRDefault="0084385E" w:rsidP="00540801">
      <w:r w:rsidRPr="0084385E">
        <w:t>2023년</w:t>
      </w:r>
      <w:r w:rsidR="00FB2730">
        <w:rPr>
          <w:rFonts w:hint="eastAsia"/>
        </w:rPr>
        <w:t xml:space="preserve">의 </w:t>
      </w:r>
      <w:r w:rsidRPr="0084385E">
        <w:t>설명변수</w:t>
      </w:r>
      <w:r w:rsidR="002E790C">
        <w:rPr>
          <w:rFonts w:hint="eastAsia"/>
        </w:rPr>
        <w:t xml:space="preserve">가 가장 많은 변수를 포함한 관계로, </w:t>
      </w:r>
      <w:r w:rsidR="00FB2730">
        <w:rPr>
          <w:rFonts w:hint="eastAsia"/>
        </w:rPr>
        <w:t xml:space="preserve">해당 년도의 설명변수를 </w:t>
      </w:r>
      <w:r w:rsidR="00945FD7">
        <w:rPr>
          <w:rFonts w:hint="eastAsia"/>
        </w:rPr>
        <w:t xml:space="preserve">정리하였다. </w:t>
      </w:r>
      <w:r w:rsidRPr="0084385E">
        <w:t xml:space="preserve">소상공인의 일반현황, 창업현황, 경영현황, 정부지원 및 재난지원, 디지털 대응 특성을 포함하도록 </w:t>
      </w:r>
      <w:r>
        <w:rPr>
          <w:rFonts w:hint="eastAsia"/>
        </w:rPr>
        <w:t xml:space="preserve">구성하였으며, </w:t>
      </w:r>
      <w:r w:rsidRPr="0084385E">
        <w:t xml:space="preserve">최종적으로 18개 </w:t>
      </w:r>
      <w:r w:rsidR="000F6BF7">
        <w:rPr>
          <w:rFonts w:hint="eastAsia"/>
        </w:rPr>
        <w:t>범주</w:t>
      </w:r>
      <w:r w:rsidRPr="0084385E">
        <w:t xml:space="preserve">, 64개의 </w:t>
      </w:r>
      <w:r>
        <w:rPr>
          <w:rFonts w:hint="eastAsia"/>
        </w:rPr>
        <w:t>변수로 항목은 &lt;표</w:t>
      </w:r>
      <w:r w:rsidR="001F02AA">
        <w:rPr>
          <w:rFonts w:hint="eastAsia"/>
        </w:rPr>
        <w:t>3</w:t>
      </w:r>
      <w:r>
        <w:rPr>
          <w:rFonts w:hint="eastAsia"/>
        </w:rPr>
        <w:t>&gt;</w:t>
      </w:r>
      <w:r w:rsidR="001F02AA">
        <w:rPr>
          <w:rFonts w:hint="eastAsia"/>
        </w:rPr>
        <w:t>과</w:t>
      </w:r>
      <w:r>
        <w:rPr>
          <w:rFonts w:hint="eastAsia"/>
        </w:rPr>
        <w:t xml:space="preserve"> 같다.</w:t>
      </w:r>
    </w:p>
    <w:p w14:paraId="3046AB0F" w14:textId="2C72E96B" w:rsidR="003F4CAE" w:rsidRPr="00FB2730" w:rsidRDefault="003F4CAE" w:rsidP="00FB2730">
      <w:pPr>
        <w:jc w:val="center"/>
        <w:rPr>
          <w:rFonts w:hint="eastAsia"/>
          <w:b/>
          <w:bCs/>
        </w:rPr>
      </w:pPr>
      <w:r w:rsidRPr="00FB2730">
        <w:rPr>
          <w:rFonts w:hint="eastAsia"/>
          <w:b/>
          <w:bCs/>
        </w:rPr>
        <w:t>&lt;표</w:t>
      </w:r>
      <w:r w:rsidR="001F02AA">
        <w:rPr>
          <w:rFonts w:hint="eastAsia"/>
          <w:b/>
          <w:bCs/>
        </w:rPr>
        <w:t>3</w:t>
      </w:r>
      <w:r w:rsidRPr="00FB2730">
        <w:rPr>
          <w:rFonts w:hint="eastAsia"/>
          <w:b/>
          <w:bCs/>
        </w:rPr>
        <w:t xml:space="preserve">&gt; </w:t>
      </w:r>
      <w:r w:rsidR="002E790C" w:rsidRPr="00FB2730">
        <w:rPr>
          <w:rFonts w:hint="eastAsia"/>
          <w:b/>
          <w:bCs/>
        </w:rPr>
        <w:t>2023년도 설명변수 정리</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2"/>
        <w:gridCol w:w="788"/>
        <w:gridCol w:w="6065"/>
        <w:gridCol w:w="1085"/>
      </w:tblGrid>
      <w:tr w:rsidR="00B30642" w:rsidRPr="0002424C" w14:paraId="64D3CE94" w14:textId="77777777" w:rsidTr="0002424C">
        <w:trPr>
          <w:trHeight w:val="387"/>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732234" w14:textId="089E3220" w:rsidR="0084385E" w:rsidRPr="0084385E" w:rsidRDefault="000F6BF7" w:rsidP="0084385E">
            <w:pPr>
              <w:rPr>
                <w:b/>
                <w:bCs/>
                <w:sz w:val="12"/>
                <w:szCs w:val="14"/>
              </w:rPr>
            </w:pPr>
            <w:r w:rsidRPr="0002424C">
              <w:rPr>
                <w:rFonts w:hint="eastAsia"/>
                <w:b/>
                <w:bCs/>
                <w:sz w:val="12"/>
                <w:szCs w:val="14"/>
              </w:rPr>
              <w:t>설명변수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F43473" w14:textId="7FC72179" w:rsidR="0084385E" w:rsidRPr="0084385E" w:rsidRDefault="0084385E" w:rsidP="0084385E">
            <w:pPr>
              <w:rPr>
                <w:b/>
                <w:bCs/>
                <w:sz w:val="12"/>
                <w:szCs w:val="14"/>
              </w:rPr>
            </w:pPr>
            <w:r w:rsidRPr="0084385E">
              <w:rPr>
                <w:b/>
                <w:bCs/>
                <w:sz w:val="12"/>
                <w:szCs w:val="14"/>
              </w:rPr>
              <w:t>유형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8D20E0" w14:textId="77777777" w:rsidR="0084385E" w:rsidRPr="0084385E" w:rsidRDefault="0084385E" w:rsidP="0084385E">
            <w:pPr>
              <w:rPr>
                <w:b/>
                <w:bCs/>
                <w:sz w:val="12"/>
                <w:szCs w:val="14"/>
              </w:rPr>
            </w:pPr>
            <w:r w:rsidRPr="0084385E">
              <w:rPr>
                <w:b/>
                <w:bCs/>
                <w:sz w:val="12"/>
                <w:szCs w:val="14"/>
              </w:rPr>
              <w:t>세부항목</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33061" w14:textId="2C08256A" w:rsidR="0084385E" w:rsidRPr="0084385E" w:rsidRDefault="00B30642" w:rsidP="0084385E">
            <w:pPr>
              <w:rPr>
                <w:rFonts w:hint="eastAsia"/>
                <w:b/>
                <w:bCs/>
                <w:sz w:val="12"/>
                <w:szCs w:val="14"/>
              </w:rPr>
            </w:pPr>
            <w:proofErr w:type="spellStart"/>
            <w:r w:rsidRPr="0002424C">
              <w:rPr>
                <w:rFonts w:hint="eastAsia"/>
                <w:b/>
                <w:bCs/>
                <w:sz w:val="12"/>
                <w:szCs w:val="14"/>
              </w:rPr>
              <w:t>세부항목수</w:t>
            </w:r>
            <w:proofErr w:type="spellEnd"/>
          </w:p>
        </w:tc>
      </w:tr>
      <w:tr w:rsidR="00B30642" w:rsidRPr="0002424C" w14:paraId="58196035"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A8FFB3" w14:textId="77777777" w:rsidR="0084385E" w:rsidRPr="0084385E" w:rsidRDefault="0084385E" w:rsidP="0084385E">
            <w:pPr>
              <w:rPr>
                <w:sz w:val="12"/>
                <w:szCs w:val="14"/>
              </w:rPr>
            </w:pPr>
            <w:r w:rsidRPr="0084385E">
              <w:rPr>
                <w:sz w:val="12"/>
                <w:szCs w:val="14"/>
              </w:rPr>
              <w:t>총종사자</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663A23"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12ED2" w14:textId="77777777" w:rsidR="0084385E" w:rsidRPr="0084385E" w:rsidRDefault="0084385E" w:rsidP="0084385E">
            <w:pPr>
              <w:rPr>
                <w:sz w:val="12"/>
                <w:szCs w:val="14"/>
              </w:rPr>
            </w:pPr>
            <w:r w:rsidRPr="0084385E">
              <w:rPr>
                <w:sz w:val="12"/>
                <w:szCs w:val="14"/>
              </w:rPr>
              <w:t>총 종사자 수</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E33E2" w14:textId="77777777" w:rsidR="0084385E" w:rsidRPr="0084385E" w:rsidRDefault="0084385E" w:rsidP="0084385E">
            <w:pPr>
              <w:rPr>
                <w:sz w:val="12"/>
                <w:szCs w:val="14"/>
              </w:rPr>
            </w:pPr>
            <w:r w:rsidRPr="0084385E">
              <w:rPr>
                <w:sz w:val="12"/>
                <w:szCs w:val="14"/>
              </w:rPr>
              <w:t>1</w:t>
            </w:r>
          </w:p>
        </w:tc>
      </w:tr>
      <w:tr w:rsidR="00B30642" w:rsidRPr="0002424C" w14:paraId="011E4095"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8CBBCD" w14:textId="77777777" w:rsidR="0084385E" w:rsidRPr="0084385E" w:rsidRDefault="0084385E" w:rsidP="0084385E">
            <w:pPr>
              <w:rPr>
                <w:sz w:val="12"/>
                <w:szCs w:val="14"/>
              </w:rPr>
            </w:pPr>
            <w:r w:rsidRPr="0084385E">
              <w:rPr>
                <w:sz w:val="12"/>
                <w:szCs w:val="14"/>
              </w:rPr>
              <w:t>창업횟수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0D8C8E"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D5D856" w14:textId="77777777" w:rsidR="0084385E" w:rsidRPr="0084385E" w:rsidRDefault="0084385E" w:rsidP="0084385E">
            <w:pPr>
              <w:rPr>
                <w:sz w:val="12"/>
                <w:szCs w:val="14"/>
              </w:rPr>
            </w:pPr>
            <w:r w:rsidRPr="0084385E">
              <w:rPr>
                <w:sz w:val="12"/>
                <w:szCs w:val="14"/>
              </w:rPr>
              <w:t>현 사업이 몇 번째 창업인지</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D9304A" w14:textId="77777777" w:rsidR="0084385E" w:rsidRPr="0084385E" w:rsidRDefault="0084385E" w:rsidP="0084385E">
            <w:pPr>
              <w:rPr>
                <w:sz w:val="12"/>
                <w:szCs w:val="14"/>
              </w:rPr>
            </w:pPr>
            <w:r w:rsidRPr="0084385E">
              <w:rPr>
                <w:sz w:val="12"/>
                <w:szCs w:val="14"/>
              </w:rPr>
              <w:t>1</w:t>
            </w:r>
          </w:p>
        </w:tc>
      </w:tr>
      <w:tr w:rsidR="00B30642" w:rsidRPr="0002424C" w14:paraId="34A94372"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A0425D" w14:textId="77777777" w:rsidR="0084385E" w:rsidRPr="0084385E" w:rsidRDefault="0084385E" w:rsidP="0084385E">
            <w:pPr>
              <w:rPr>
                <w:sz w:val="12"/>
                <w:szCs w:val="14"/>
              </w:rPr>
            </w:pPr>
            <w:r w:rsidRPr="0084385E">
              <w:rPr>
                <w:sz w:val="12"/>
                <w:szCs w:val="14"/>
              </w:rPr>
              <w:t>창업준비기간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1EA009"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EE4BB9" w14:textId="77777777" w:rsidR="0084385E" w:rsidRPr="0084385E" w:rsidRDefault="0084385E" w:rsidP="0084385E">
            <w:pPr>
              <w:rPr>
                <w:sz w:val="12"/>
                <w:szCs w:val="14"/>
              </w:rPr>
            </w:pPr>
            <w:r w:rsidRPr="0084385E">
              <w:rPr>
                <w:sz w:val="12"/>
                <w:szCs w:val="14"/>
              </w:rPr>
              <w:t>창업 준비기간(년·월을 개월 단위로 환산)</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BF094" w14:textId="77777777" w:rsidR="0084385E" w:rsidRPr="0084385E" w:rsidRDefault="0084385E" w:rsidP="0084385E">
            <w:pPr>
              <w:rPr>
                <w:sz w:val="12"/>
                <w:szCs w:val="14"/>
              </w:rPr>
            </w:pPr>
            <w:r w:rsidRPr="0084385E">
              <w:rPr>
                <w:sz w:val="12"/>
                <w:szCs w:val="14"/>
              </w:rPr>
              <w:t>1</w:t>
            </w:r>
          </w:p>
        </w:tc>
      </w:tr>
      <w:tr w:rsidR="00B30642" w:rsidRPr="0002424C" w14:paraId="3EF26616"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8D329F" w14:textId="77777777" w:rsidR="0084385E" w:rsidRPr="0084385E" w:rsidRDefault="0084385E" w:rsidP="0084385E">
            <w:pPr>
              <w:rPr>
                <w:sz w:val="12"/>
                <w:szCs w:val="14"/>
              </w:rPr>
            </w:pPr>
            <w:r w:rsidRPr="0084385E">
              <w:rPr>
                <w:sz w:val="12"/>
                <w:szCs w:val="14"/>
              </w:rPr>
              <w:t>창업준비활동 중요성</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DBDF2B" w14:textId="77777777" w:rsidR="0084385E" w:rsidRPr="0084385E" w:rsidRDefault="0084385E" w:rsidP="0084385E">
            <w:pPr>
              <w:rPr>
                <w:sz w:val="12"/>
                <w:szCs w:val="14"/>
              </w:rPr>
            </w:pPr>
            <w:r w:rsidRPr="0084385E">
              <w:rPr>
                <w:sz w:val="12"/>
                <w:szCs w:val="14"/>
              </w:rPr>
              <w:t>범주형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0D538F" w14:textId="77777777" w:rsidR="0084385E" w:rsidRPr="0084385E" w:rsidRDefault="0084385E" w:rsidP="0084385E">
            <w:pPr>
              <w:rPr>
                <w:sz w:val="12"/>
                <w:szCs w:val="14"/>
              </w:rPr>
            </w:pPr>
            <w:r w:rsidRPr="0084385E">
              <w:rPr>
                <w:sz w:val="12"/>
                <w:szCs w:val="14"/>
              </w:rPr>
              <w:t>사업계획서 작성, 시장조사, 동종업종 종사경험, 창업교육</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4B4DBF" w14:textId="77777777" w:rsidR="0084385E" w:rsidRPr="0084385E" w:rsidRDefault="0084385E" w:rsidP="0084385E">
            <w:pPr>
              <w:rPr>
                <w:sz w:val="12"/>
                <w:szCs w:val="14"/>
              </w:rPr>
            </w:pPr>
            <w:r w:rsidRPr="0084385E">
              <w:rPr>
                <w:sz w:val="12"/>
                <w:szCs w:val="14"/>
              </w:rPr>
              <w:t>4</w:t>
            </w:r>
          </w:p>
        </w:tc>
      </w:tr>
      <w:tr w:rsidR="00B30642" w:rsidRPr="0002424C" w14:paraId="2AAE5FC0"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4341B1" w14:textId="77777777" w:rsidR="0084385E" w:rsidRPr="0084385E" w:rsidRDefault="0084385E" w:rsidP="0084385E">
            <w:pPr>
              <w:rPr>
                <w:sz w:val="12"/>
                <w:szCs w:val="14"/>
              </w:rPr>
            </w:pPr>
            <w:r w:rsidRPr="0084385E">
              <w:rPr>
                <w:sz w:val="12"/>
                <w:szCs w:val="14"/>
              </w:rPr>
              <w:lastRenderedPageBreak/>
              <w:t>창업과정 어려움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3C0C20" w14:textId="77777777" w:rsidR="0084385E" w:rsidRPr="0084385E" w:rsidRDefault="0084385E" w:rsidP="0084385E">
            <w:pPr>
              <w:rPr>
                <w:sz w:val="12"/>
                <w:szCs w:val="14"/>
              </w:rPr>
            </w:pPr>
            <w:r w:rsidRPr="0084385E">
              <w:rPr>
                <w:sz w:val="12"/>
                <w:szCs w:val="14"/>
              </w:rPr>
              <w:t>범주형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AA05F6" w14:textId="77777777" w:rsidR="0084385E" w:rsidRPr="0084385E" w:rsidRDefault="0084385E" w:rsidP="0084385E">
            <w:pPr>
              <w:rPr>
                <w:sz w:val="12"/>
                <w:szCs w:val="14"/>
              </w:rPr>
            </w:pPr>
            <w:r w:rsidRPr="0084385E">
              <w:rPr>
                <w:sz w:val="12"/>
                <w:szCs w:val="14"/>
              </w:rPr>
              <w:t>입지선정, 업종선택, 자금조달, 기술확보, 인력확보, 행정절차, 경영방법</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B37C25" w14:textId="77777777" w:rsidR="0084385E" w:rsidRPr="0084385E" w:rsidRDefault="0084385E" w:rsidP="0084385E">
            <w:pPr>
              <w:rPr>
                <w:sz w:val="12"/>
                <w:szCs w:val="14"/>
              </w:rPr>
            </w:pPr>
            <w:r w:rsidRPr="0084385E">
              <w:rPr>
                <w:sz w:val="12"/>
                <w:szCs w:val="14"/>
              </w:rPr>
              <w:t>7</w:t>
            </w:r>
          </w:p>
        </w:tc>
      </w:tr>
      <w:tr w:rsidR="00B30642" w:rsidRPr="0002424C" w14:paraId="03C8F673"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9C0716" w14:textId="77777777" w:rsidR="0084385E" w:rsidRPr="0084385E" w:rsidRDefault="0084385E" w:rsidP="0084385E">
            <w:pPr>
              <w:rPr>
                <w:sz w:val="12"/>
                <w:szCs w:val="14"/>
              </w:rPr>
            </w:pPr>
            <w:r w:rsidRPr="0084385E">
              <w:rPr>
                <w:sz w:val="12"/>
                <w:szCs w:val="14"/>
              </w:rPr>
              <w:t>총창업비용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8DBFD"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AC62A3" w14:textId="77777777" w:rsidR="0084385E" w:rsidRPr="0084385E" w:rsidRDefault="0084385E" w:rsidP="0084385E">
            <w:pPr>
              <w:rPr>
                <w:sz w:val="12"/>
                <w:szCs w:val="14"/>
              </w:rPr>
            </w:pPr>
            <w:r w:rsidRPr="0084385E">
              <w:rPr>
                <w:sz w:val="12"/>
                <w:szCs w:val="14"/>
              </w:rPr>
              <w:t>창업에 소요된 총 비용</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50C602" w14:textId="77777777" w:rsidR="0084385E" w:rsidRPr="0084385E" w:rsidRDefault="0084385E" w:rsidP="0084385E">
            <w:pPr>
              <w:rPr>
                <w:sz w:val="12"/>
                <w:szCs w:val="14"/>
              </w:rPr>
            </w:pPr>
            <w:r w:rsidRPr="0084385E">
              <w:rPr>
                <w:sz w:val="12"/>
                <w:szCs w:val="14"/>
              </w:rPr>
              <w:t>1</w:t>
            </w:r>
          </w:p>
        </w:tc>
      </w:tr>
      <w:tr w:rsidR="00B30642" w:rsidRPr="0002424C" w14:paraId="24976ADB"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A34456" w14:textId="77777777" w:rsidR="0084385E" w:rsidRPr="0084385E" w:rsidRDefault="0084385E" w:rsidP="0084385E">
            <w:pPr>
              <w:rPr>
                <w:sz w:val="12"/>
                <w:szCs w:val="14"/>
              </w:rPr>
            </w:pPr>
            <w:r w:rsidRPr="0084385E">
              <w:rPr>
                <w:sz w:val="12"/>
                <w:szCs w:val="14"/>
              </w:rPr>
              <w:t>연간매출액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8177AD"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D8F8EC" w14:textId="77777777" w:rsidR="0084385E" w:rsidRPr="0084385E" w:rsidRDefault="0084385E" w:rsidP="0084385E">
            <w:pPr>
              <w:rPr>
                <w:sz w:val="12"/>
                <w:szCs w:val="14"/>
              </w:rPr>
            </w:pPr>
            <w:r w:rsidRPr="0084385E">
              <w:rPr>
                <w:sz w:val="12"/>
                <w:szCs w:val="14"/>
              </w:rPr>
              <w:t>2023년 연간 매출액</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D23DBE" w14:textId="77777777" w:rsidR="0084385E" w:rsidRPr="0084385E" w:rsidRDefault="0084385E" w:rsidP="0084385E">
            <w:pPr>
              <w:rPr>
                <w:sz w:val="12"/>
                <w:szCs w:val="14"/>
              </w:rPr>
            </w:pPr>
            <w:r w:rsidRPr="0084385E">
              <w:rPr>
                <w:sz w:val="12"/>
                <w:szCs w:val="14"/>
              </w:rPr>
              <w:t>1</w:t>
            </w:r>
          </w:p>
        </w:tc>
      </w:tr>
      <w:tr w:rsidR="00B30642" w:rsidRPr="0002424C" w14:paraId="171898D8"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EB1C50" w14:textId="77777777" w:rsidR="0084385E" w:rsidRPr="0084385E" w:rsidRDefault="0084385E" w:rsidP="0084385E">
            <w:pPr>
              <w:rPr>
                <w:sz w:val="12"/>
                <w:szCs w:val="14"/>
              </w:rPr>
            </w:pPr>
            <w:r w:rsidRPr="0084385E">
              <w:rPr>
                <w:sz w:val="12"/>
                <w:szCs w:val="14"/>
              </w:rPr>
              <w:t>부채현황</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AA1136" w14:textId="77777777" w:rsidR="0084385E" w:rsidRPr="0084385E" w:rsidRDefault="0084385E" w:rsidP="0084385E">
            <w:pPr>
              <w:rPr>
                <w:sz w:val="12"/>
                <w:szCs w:val="14"/>
              </w:rPr>
            </w:pPr>
            <w:r w:rsidRPr="0084385E">
              <w:rPr>
                <w:sz w:val="12"/>
                <w:szCs w:val="14"/>
              </w:rPr>
              <w:t>수치형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6330E3" w14:textId="77777777" w:rsidR="0084385E" w:rsidRPr="0084385E" w:rsidRDefault="0084385E" w:rsidP="0084385E">
            <w:pPr>
              <w:rPr>
                <w:sz w:val="12"/>
                <w:szCs w:val="14"/>
              </w:rPr>
            </w:pPr>
            <w:r w:rsidRPr="0084385E">
              <w:rPr>
                <w:sz w:val="12"/>
                <w:szCs w:val="14"/>
              </w:rPr>
              <w:t>사업체 운영 관련 부채금액</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57605D" w14:textId="77777777" w:rsidR="0084385E" w:rsidRPr="0084385E" w:rsidRDefault="0084385E" w:rsidP="0084385E">
            <w:pPr>
              <w:rPr>
                <w:sz w:val="12"/>
                <w:szCs w:val="14"/>
              </w:rPr>
            </w:pPr>
            <w:r w:rsidRPr="0084385E">
              <w:rPr>
                <w:sz w:val="12"/>
                <w:szCs w:val="14"/>
              </w:rPr>
              <w:t>1</w:t>
            </w:r>
          </w:p>
        </w:tc>
      </w:tr>
      <w:tr w:rsidR="00B30642" w:rsidRPr="0002424C" w14:paraId="6D07F329"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AC4DC5" w14:textId="77777777" w:rsidR="0084385E" w:rsidRPr="0084385E" w:rsidRDefault="0084385E" w:rsidP="0084385E">
            <w:pPr>
              <w:rPr>
                <w:sz w:val="12"/>
                <w:szCs w:val="14"/>
              </w:rPr>
            </w:pPr>
            <w:r w:rsidRPr="0084385E">
              <w:rPr>
                <w:sz w:val="12"/>
                <w:szCs w:val="14"/>
              </w:rPr>
              <w:t>프랜차이즈 가맹점 여부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3033FD" w14:textId="77777777" w:rsidR="0084385E" w:rsidRPr="0084385E" w:rsidRDefault="0084385E" w:rsidP="0084385E">
            <w:pPr>
              <w:rPr>
                <w:sz w:val="12"/>
                <w:szCs w:val="14"/>
              </w:rPr>
            </w:pPr>
            <w:r w:rsidRPr="0084385E">
              <w:rPr>
                <w:sz w:val="12"/>
                <w:szCs w:val="14"/>
              </w:rPr>
              <w:t>이항형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475E4D" w14:textId="77777777" w:rsidR="0084385E" w:rsidRPr="0084385E" w:rsidRDefault="0084385E" w:rsidP="0084385E">
            <w:pPr>
              <w:rPr>
                <w:sz w:val="12"/>
                <w:szCs w:val="14"/>
              </w:rPr>
            </w:pPr>
            <w:r w:rsidRPr="0084385E">
              <w:rPr>
                <w:sz w:val="12"/>
                <w:szCs w:val="14"/>
              </w:rPr>
              <w:t xml:space="preserve">예, </w:t>
            </w:r>
            <w:proofErr w:type="spellStart"/>
            <w:r w:rsidRPr="0084385E">
              <w:rPr>
                <w:sz w:val="12"/>
                <w:szCs w:val="14"/>
              </w:rPr>
              <w:t>아니오</w:t>
            </w:r>
            <w:proofErr w:type="spellEnd"/>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F9B7AC" w14:textId="77777777" w:rsidR="0084385E" w:rsidRPr="0084385E" w:rsidRDefault="0084385E" w:rsidP="0084385E">
            <w:pPr>
              <w:rPr>
                <w:sz w:val="12"/>
                <w:szCs w:val="14"/>
              </w:rPr>
            </w:pPr>
            <w:r w:rsidRPr="0084385E">
              <w:rPr>
                <w:sz w:val="12"/>
                <w:szCs w:val="14"/>
              </w:rPr>
              <w:t>1</w:t>
            </w:r>
          </w:p>
        </w:tc>
      </w:tr>
      <w:tr w:rsidR="00B30642" w:rsidRPr="0002424C" w14:paraId="57D4BF66"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085624" w14:textId="77777777" w:rsidR="0084385E" w:rsidRPr="0084385E" w:rsidRDefault="0084385E" w:rsidP="0084385E">
            <w:pPr>
              <w:rPr>
                <w:sz w:val="12"/>
                <w:szCs w:val="14"/>
              </w:rPr>
            </w:pPr>
            <w:r w:rsidRPr="0084385E">
              <w:rPr>
                <w:sz w:val="12"/>
                <w:szCs w:val="14"/>
              </w:rPr>
              <w:t>사업장 이전 경험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DD92CD" w14:textId="77777777" w:rsidR="0084385E" w:rsidRPr="0084385E" w:rsidRDefault="0084385E" w:rsidP="0084385E">
            <w:pPr>
              <w:rPr>
                <w:sz w:val="12"/>
                <w:szCs w:val="14"/>
              </w:rPr>
            </w:pPr>
            <w:r w:rsidRPr="0084385E">
              <w:rPr>
                <w:sz w:val="12"/>
                <w:szCs w:val="14"/>
              </w:rPr>
              <w:t>이항형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556F47" w14:textId="77777777" w:rsidR="0084385E" w:rsidRPr="0084385E" w:rsidRDefault="0084385E" w:rsidP="0084385E">
            <w:pPr>
              <w:rPr>
                <w:sz w:val="12"/>
                <w:szCs w:val="14"/>
              </w:rPr>
            </w:pPr>
            <w:r w:rsidRPr="0084385E">
              <w:rPr>
                <w:sz w:val="12"/>
                <w:szCs w:val="14"/>
              </w:rPr>
              <w:t xml:space="preserve">예, </w:t>
            </w:r>
            <w:proofErr w:type="spellStart"/>
            <w:r w:rsidRPr="0084385E">
              <w:rPr>
                <w:sz w:val="12"/>
                <w:szCs w:val="14"/>
              </w:rPr>
              <w:t>아니오</w:t>
            </w:r>
            <w:proofErr w:type="spellEnd"/>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9AE876" w14:textId="77777777" w:rsidR="0084385E" w:rsidRPr="0084385E" w:rsidRDefault="0084385E" w:rsidP="0084385E">
            <w:pPr>
              <w:rPr>
                <w:sz w:val="12"/>
                <w:szCs w:val="14"/>
              </w:rPr>
            </w:pPr>
            <w:r w:rsidRPr="0084385E">
              <w:rPr>
                <w:sz w:val="12"/>
                <w:szCs w:val="14"/>
              </w:rPr>
              <w:t>1</w:t>
            </w:r>
          </w:p>
        </w:tc>
      </w:tr>
      <w:tr w:rsidR="00B30642" w:rsidRPr="0002424C" w14:paraId="7265B92E"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BF7F4E" w14:textId="77777777" w:rsidR="0084385E" w:rsidRPr="0084385E" w:rsidRDefault="0084385E" w:rsidP="0084385E">
            <w:pPr>
              <w:rPr>
                <w:sz w:val="12"/>
                <w:szCs w:val="14"/>
              </w:rPr>
            </w:pPr>
            <w:r w:rsidRPr="0084385E">
              <w:rPr>
                <w:sz w:val="12"/>
                <w:szCs w:val="14"/>
              </w:rPr>
              <w:t>창업준비활동 수행 여부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837F3F" w14:textId="77777777" w:rsidR="0084385E" w:rsidRPr="0084385E" w:rsidRDefault="0084385E" w:rsidP="0084385E">
            <w:pPr>
              <w:rPr>
                <w:sz w:val="12"/>
                <w:szCs w:val="14"/>
              </w:rPr>
            </w:pPr>
            <w:r w:rsidRPr="0084385E">
              <w:rPr>
                <w:sz w:val="12"/>
                <w:szCs w:val="14"/>
              </w:rPr>
              <w:t>이항형</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B5584C" w14:textId="77777777" w:rsidR="0084385E" w:rsidRPr="0084385E" w:rsidRDefault="0084385E" w:rsidP="0084385E">
            <w:pPr>
              <w:rPr>
                <w:sz w:val="12"/>
                <w:szCs w:val="14"/>
              </w:rPr>
            </w:pPr>
            <w:r w:rsidRPr="0084385E">
              <w:rPr>
                <w:sz w:val="12"/>
                <w:szCs w:val="14"/>
              </w:rPr>
              <w:t>사업계획서 작성, 시장조사, 동종업종 종사경험, 창업교육 수행 여부</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092F3A" w14:textId="77777777" w:rsidR="0084385E" w:rsidRPr="0084385E" w:rsidRDefault="0084385E" w:rsidP="0084385E">
            <w:pPr>
              <w:rPr>
                <w:sz w:val="12"/>
                <w:szCs w:val="14"/>
              </w:rPr>
            </w:pPr>
            <w:r w:rsidRPr="0084385E">
              <w:rPr>
                <w:sz w:val="12"/>
                <w:szCs w:val="14"/>
              </w:rPr>
              <w:t>4</w:t>
            </w:r>
          </w:p>
        </w:tc>
      </w:tr>
      <w:tr w:rsidR="00B30642" w:rsidRPr="0002424C" w14:paraId="5AC4040F"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7E163E" w14:textId="77777777" w:rsidR="0084385E" w:rsidRPr="0084385E" w:rsidRDefault="0084385E" w:rsidP="0084385E">
            <w:pPr>
              <w:rPr>
                <w:sz w:val="12"/>
                <w:szCs w:val="14"/>
              </w:rPr>
            </w:pPr>
            <w:r w:rsidRPr="0084385E">
              <w:rPr>
                <w:sz w:val="12"/>
                <w:szCs w:val="14"/>
              </w:rPr>
              <w:t>직전 종사상 지위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81E2A" w14:textId="77777777" w:rsidR="0084385E" w:rsidRPr="0084385E" w:rsidRDefault="0084385E" w:rsidP="0084385E">
            <w:pPr>
              <w:rPr>
                <w:sz w:val="12"/>
                <w:szCs w:val="14"/>
              </w:rPr>
            </w:pPr>
            <w:r w:rsidRPr="0084385E">
              <w:rPr>
                <w:sz w:val="12"/>
                <w:szCs w:val="14"/>
              </w:rPr>
              <w:t>명목형 더미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1A22B3" w14:textId="77777777" w:rsidR="0084385E" w:rsidRPr="0084385E" w:rsidRDefault="0084385E" w:rsidP="0084385E">
            <w:pPr>
              <w:rPr>
                <w:sz w:val="12"/>
                <w:szCs w:val="14"/>
              </w:rPr>
            </w:pPr>
            <w:r w:rsidRPr="0084385E">
              <w:rPr>
                <w:sz w:val="12"/>
                <w:szCs w:val="14"/>
              </w:rPr>
              <w:t xml:space="preserve">같은 업종 사업자, 임금근로자, 일을 하지 </w:t>
            </w:r>
            <w:proofErr w:type="gramStart"/>
            <w:r w:rsidRPr="0084385E">
              <w:rPr>
                <w:sz w:val="12"/>
                <w:szCs w:val="14"/>
              </w:rPr>
              <w:t>않았음 /</w:t>
            </w:r>
            <w:proofErr w:type="gramEnd"/>
            <w:r w:rsidRPr="0084385E">
              <w:rPr>
                <w:sz w:val="12"/>
                <w:szCs w:val="14"/>
              </w:rPr>
              <w:t xml:space="preserve"> </w:t>
            </w:r>
            <w:proofErr w:type="spellStart"/>
            <w:r w:rsidRPr="0084385E">
              <w:rPr>
                <w:sz w:val="12"/>
                <w:szCs w:val="14"/>
              </w:rPr>
              <w:t>기준범주</w:t>
            </w:r>
            <w:proofErr w:type="spellEnd"/>
            <w:r w:rsidRPr="0084385E">
              <w:rPr>
                <w:sz w:val="12"/>
                <w:szCs w:val="14"/>
              </w:rPr>
              <w:t>: 다른 업종 사업자</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B20704" w14:textId="77777777" w:rsidR="0084385E" w:rsidRPr="0084385E" w:rsidRDefault="0084385E" w:rsidP="0084385E">
            <w:pPr>
              <w:rPr>
                <w:sz w:val="12"/>
                <w:szCs w:val="14"/>
              </w:rPr>
            </w:pPr>
            <w:r w:rsidRPr="0084385E">
              <w:rPr>
                <w:sz w:val="12"/>
                <w:szCs w:val="14"/>
              </w:rPr>
              <w:t>3</w:t>
            </w:r>
          </w:p>
        </w:tc>
      </w:tr>
      <w:tr w:rsidR="00B30642" w:rsidRPr="0002424C" w14:paraId="7C49943B"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DCAAF6" w14:textId="77777777" w:rsidR="0084385E" w:rsidRPr="0084385E" w:rsidRDefault="0084385E" w:rsidP="0084385E">
            <w:pPr>
              <w:rPr>
                <w:sz w:val="12"/>
                <w:szCs w:val="14"/>
              </w:rPr>
            </w:pPr>
            <w:r w:rsidRPr="0084385E">
              <w:rPr>
                <w:sz w:val="12"/>
                <w:szCs w:val="14"/>
              </w:rPr>
              <w:t>창업동기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976E58" w14:textId="77777777" w:rsidR="0084385E" w:rsidRPr="0084385E" w:rsidRDefault="0084385E" w:rsidP="0084385E">
            <w:pPr>
              <w:rPr>
                <w:sz w:val="12"/>
                <w:szCs w:val="14"/>
              </w:rPr>
            </w:pPr>
            <w:r w:rsidRPr="0084385E">
              <w:rPr>
                <w:sz w:val="12"/>
                <w:szCs w:val="14"/>
              </w:rPr>
              <w:t>명목형 더미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70EAAD" w14:textId="77777777" w:rsidR="0084385E" w:rsidRPr="0084385E" w:rsidRDefault="0084385E" w:rsidP="0084385E">
            <w:pPr>
              <w:rPr>
                <w:sz w:val="12"/>
                <w:szCs w:val="14"/>
              </w:rPr>
            </w:pPr>
            <w:r w:rsidRPr="0084385E">
              <w:rPr>
                <w:sz w:val="12"/>
                <w:szCs w:val="14"/>
              </w:rPr>
              <w:t xml:space="preserve">자신만의 사업을 직접 경영, 수입이 더 많을 것 같아서, </w:t>
            </w:r>
            <w:proofErr w:type="gramStart"/>
            <w:r w:rsidRPr="0084385E">
              <w:rPr>
                <w:sz w:val="12"/>
                <w:szCs w:val="14"/>
              </w:rPr>
              <w:t>기타 /</w:t>
            </w:r>
            <w:proofErr w:type="gramEnd"/>
            <w:r w:rsidRPr="0084385E">
              <w:rPr>
                <w:sz w:val="12"/>
                <w:szCs w:val="14"/>
              </w:rPr>
              <w:t xml:space="preserve"> </w:t>
            </w:r>
            <w:proofErr w:type="spellStart"/>
            <w:r w:rsidRPr="0084385E">
              <w:rPr>
                <w:sz w:val="12"/>
                <w:szCs w:val="14"/>
              </w:rPr>
              <w:t>기준범주</w:t>
            </w:r>
            <w:proofErr w:type="spellEnd"/>
            <w:r w:rsidRPr="0084385E">
              <w:rPr>
                <w:sz w:val="12"/>
                <w:szCs w:val="14"/>
              </w:rPr>
              <w:t>: 임금근로자로 취업이 어려워서</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E7DE58" w14:textId="77777777" w:rsidR="0084385E" w:rsidRPr="0084385E" w:rsidRDefault="0084385E" w:rsidP="0084385E">
            <w:pPr>
              <w:rPr>
                <w:sz w:val="12"/>
                <w:szCs w:val="14"/>
              </w:rPr>
            </w:pPr>
            <w:r w:rsidRPr="0084385E">
              <w:rPr>
                <w:sz w:val="12"/>
                <w:szCs w:val="14"/>
              </w:rPr>
              <w:t>3</w:t>
            </w:r>
          </w:p>
        </w:tc>
      </w:tr>
      <w:tr w:rsidR="00B30642" w:rsidRPr="0002424C" w14:paraId="0BFA2E7B"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C89977" w14:textId="77777777" w:rsidR="0084385E" w:rsidRPr="0084385E" w:rsidRDefault="0084385E" w:rsidP="0084385E">
            <w:pPr>
              <w:rPr>
                <w:sz w:val="12"/>
                <w:szCs w:val="14"/>
              </w:rPr>
            </w:pPr>
            <w:r w:rsidRPr="0084385E">
              <w:rPr>
                <w:sz w:val="12"/>
                <w:szCs w:val="14"/>
              </w:rPr>
              <w:t>임차형태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B431CA" w14:textId="77777777" w:rsidR="0084385E" w:rsidRPr="0084385E" w:rsidRDefault="0084385E" w:rsidP="0084385E">
            <w:pPr>
              <w:rPr>
                <w:sz w:val="12"/>
                <w:szCs w:val="14"/>
              </w:rPr>
            </w:pPr>
            <w:r w:rsidRPr="0084385E">
              <w:rPr>
                <w:sz w:val="12"/>
                <w:szCs w:val="14"/>
              </w:rPr>
              <w:t>명목형 더미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E6D7C4" w14:textId="77777777" w:rsidR="0084385E" w:rsidRPr="0084385E" w:rsidRDefault="0084385E" w:rsidP="0084385E">
            <w:pPr>
              <w:rPr>
                <w:sz w:val="12"/>
                <w:szCs w:val="14"/>
              </w:rPr>
            </w:pPr>
            <w:r w:rsidRPr="0084385E">
              <w:rPr>
                <w:sz w:val="12"/>
                <w:szCs w:val="14"/>
              </w:rPr>
              <w:t>보증금 없는 월세, 전세, 매출대비 일정비율 지급, 무상, 기타, 소유(자가</w:t>
            </w:r>
            <w:proofErr w:type="gramStart"/>
            <w:r w:rsidRPr="0084385E">
              <w:rPr>
                <w:sz w:val="12"/>
                <w:szCs w:val="14"/>
              </w:rPr>
              <w:t>) /</w:t>
            </w:r>
            <w:proofErr w:type="gramEnd"/>
            <w:r w:rsidRPr="0084385E">
              <w:rPr>
                <w:sz w:val="12"/>
                <w:szCs w:val="14"/>
              </w:rPr>
              <w:t xml:space="preserve"> </w:t>
            </w:r>
            <w:proofErr w:type="spellStart"/>
            <w:r w:rsidRPr="0084385E">
              <w:rPr>
                <w:sz w:val="12"/>
                <w:szCs w:val="14"/>
              </w:rPr>
              <w:t>기준범주</w:t>
            </w:r>
            <w:proofErr w:type="spellEnd"/>
            <w:r w:rsidRPr="0084385E">
              <w:rPr>
                <w:sz w:val="12"/>
                <w:szCs w:val="14"/>
              </w:rPr>
              <w:t>: 보증금 있는 월세</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F05BAF" w14:textId="77777777" w:rsidR="0084385E" w:rsidRPr="0084385E" w:rsidRDefault="0084385E" w:rsidP="0084385E">
            <w:pPr>
              <w:rPr>
                <w:sz w:val="12"/>
                <w:szCs w:val="14"/>
              </w:rPr>
            </w:pPr>
            <w:r w:rsidRPr="0084385E">
              <w:rPr>
                <w:sz w:val="12"/>
                <w:szCs w:val="14"/>
              </w:rPr>
              <w:t>6</w:t>
            </w:r>
          </w:p>
        </w:tc>
      </w:tr>
      <w:tr w:rsidR="00B30642" w:rsidRPr="0002424C" w14:paraId="7B8FD413"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D5D95C" w14:textId="77777777" w:rsidR="0084385E" w:rsidRPr="0084385E" w:rsidRDefault="0084385E" w:rsidP="0084385E">
            <w:pPr>
              <w:rPr>
                <w:sz w:val="12"/>
                <w:szCs w:val="14"/>
              </w:rPr>
            </w:pPr>
            <w:r w:rsidRPr="0084385E">
              <w:rPr>
                <w:sz w:val="12"/>
                <w:szCs w:val="14"/>
              </w:rPr>
              <w:t>정부지원 경험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006C80" w14:textId="77777777" w:rsidR="0084385E" w:rsidRPr="0084385E" w:rsidRDefault="0084385E" w:rsidP="0084385E">
            <w:pPr>
              <w:rPr>
                <w:sz w:val="12"/>
                <w:szCs w:val="14"/>
              </w:rPr>
            </w:pPr>
            <w:r w:rsidRPr="0084385E">
              <w:rPr>
                <w:sz w:val="12"/>
                <w:szCs w:val="14"/>
              </w:rPr>
              <w:t>명목형 더미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4F2850" w14:textId="77777777" w:rsidR="0084385E" w:rsidRPr="0084385E" w:rsidRDefault="0084385E" w:rsidP="0084385E">
            <w:pPr>
              <w:rPr>
                <w:sz w:val="12"/>
                <w:szCs w:val="14"/>
              </w:rPr>
            </w:pPr>
            <w:r w:rsidRPr="0084385E">
              <w:rPr>
                <w:sz w:val="12"/>
                <w:szCs w:val="14"/>
              </w:rPr>
              <w:t xml:space="preserve">신청하지 않음, 신청하였으나 지원받지 </w:t>
            </w:r>
            <w:proofErr w:type="gramStart"/>
            <w:r w:rsidRPr="0084385E">
              <w:rPr>
                <w:sz w:val="12"/>
                <w:szCs w:val="14"/>
              </w:rPr>
              <w:t>못함 /</w:t>
            </w:r>
            <w:proofErr w:type="gramEnd"/>
            <w:r w:rsidRPr="0084385E">
              <w:rPr>
                <w:sz w:val="12"/>
                <w:szCs w:val="14"/>
              </w:rPr>
              <w:t xml:space="preserve"> </w:t>
            </w:r>
            <w:proofErr w:type="spellStart"/>
            <w:r w:rsidRPr="0084385E">
              <w:rPr>
                <w:sz w:val="12"/>
                <w:szCs w:val="14"/>
              </w:rPr>
              <w:t>기준범주</w:t>
            </w:r>
            <w:proofErr w:type="spellEnd"/>
            <w:r w:rsidRPr="0084385E">
              <w:rPr>
                <w:sz w:val="12"/>
                <w:szCs w:val="14"/>
              </w:rPr>
              <w:t>: 지원받음</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CA7FA6" w14:textId="77777777" w:rsidR="0084385E" w:rsidRPr="0084385E" w:rsidRDefault="0084385E" w:rsidP="0084385E">
            <w:pPr>
              <w:rPr>
                <w:sz w:val="12"/>
                <w:szCs w:val="14"/>
              </w:rPr>
            </w:pPr>
            <w:r w:rsidRPr="0084385E">
              <w:rPr>
                <w:sz w:val="12"/>
                <w:szCs w:val="14"/>
              </w:rPr>
              <w:t>2</w:t>
            </w:r>
          </w:p>
        </w:tc>
      </w:tr>
      <w:tr w:rsidR="00B30642" w:rsidRPr="0002424C" w14:paraId="670F8CC8"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C7D5C3" w14:textId="77777777" w:rsidR="0084385E" w:rsidRPr="0084385E" w:rsidRDefault="0084385E" w:rsidP="0084385E">
            <w:pPr>
              <w:rPr>
                <w:sz w:val="12"/>
                <w:szCs w:val="14"/>
              </w:rPr>
            </w:pPr>
            <w:r w:rsidRPr="0084385E">
              <w:rPr>
                <w:sz w:val="12"/>
                <w:szCs w:val="14"/>
              </w:rPr>
              <w:t>경영애로사항</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60733B" w14:textId="77777777" w:rsidR="0084385E" w:rsidRPr="0084385E" w:rsidRDefault="0084385E" w:rsidP="0084385E">
            <w:pPr>
              <w:rPr>
                <w:sz w:val="12"/>
                <w:szCs w:val="14"/>
              </w:rPr>
            </w:pPr>
            <w:r w:rsidRPr="0084385E">
              <w:rPr>
                <w:sz w:val="12"/>
                <w:szCs w:val="14"/>
              </w:rPr>
              <w:t>복수응답 플래그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316CA9" w14:textId="77777777" w:rsidR="0084385E" w:rsidRPr="0084385E" w:rsidRDefault="0084385E" w:rsidP="0084385E">
            <w:pPr>
              <w:rPr>
                <w:sz w:val="12"/>
                <w:szCs w:val="14"/>
              </w:rPr>
            </w:pPr>
            <w:r w:rsidRPr="0084385E">
              <w:rPr>
                <w:sz w:val="12"/>
                <w:szCs w:val="14"/>
              </w:rPr>
              <w:t xml:space="preserve">동일업종 경쟁심화, 원재료비·재료매입비, 최저임금 영향, 보증금·월세, 부채상환, 인력관리, 판로 개척 및 운영, 디지털 기술·기기 도입 및 운영, </w:t>
            </w:r>
            <w:proofErr w:type="gramStart"/>
            <w:r w:rsidRPr="0084385E">
              <w:rPr>
                <w:sz w:val="12"/>
                <w:szCs w:val="14"/>
              </w:rPr>
              <w:t>기타 /</w:t>
            </w:r>
            <w:proofErr w:type="gramEnd"/>
            <w:r w:rsidRPr="0084385E">
              <w:rPr>
                <w:sz w:val="12"/>
                <w:szCs w:val="14"/>
              </w:rPr>
              <w:t xml:space="preserve"> 기준항목: 상권 쇠퇴</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25B25" w14:textId="77777777" w:rsidR="0084385E" w:rsidRPr="0084385E" w:rsidRDefault="0084385E" w:rsidP="0084385E">
            <w:pPr>
              <w:rPr>
                <w:sz w:val="12"/>
                <w:szCs w:val="14"/>
              </w:rPr>
            </w:pPr>
            <w:r w:rsidRPr="0084385E">
              <w:rPr>
                <w:sz w:val="12"/>
                <w:szCs w:val="14"/>
              </w:rPr>
              <w:t>9</w:t>
            </w:r>
          </w:p>
        </w:tc>
      </w:tr>
      <w:tr w:rsidR="00B30642" w:rsidRPr="0002424C" w14:paraId="6B9EF211"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98B58A" w14:textId="77777777" w:rsidR="0084385E" w:rsidRPr="0084385E" w:rsidRDefault="0084385E" w:rsidP="0084385E">
            <w:pPr>
              <w:rPr>
                <w:sz w:val="12"/>
                <w:szCs w:val="14"/>
              </w:rPr>
            </w:pPr>
            <w:r w:rsidRPr="0084385E">
              <w:rPr>
                <w:sz w:val="12"/>
                <w:szCs w:val="14"/>
              </w:rPr>
              <w:t>디지털 대응·기술</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7943A7" w14:textId="77777777" w:rsidR="0084385E" w:rsidRPr="0084385E" w:rsidRDefault="0084385E" w:rsidP="0084385E">
            <w:pPr>
              <w:rPr>
                <w:sz w:val="12"/>
                <w:szCs w:val="14"/>
              </w:rPr>
            </w:pPr>
            <w:r w:rsidRPr="0084385E">
              <w:rPr>
                <w:sz w:val="12"/>
                <w:szCs w:val="14"/>
              </w:rPr>
              <w:t>복수응답 플래그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25334F" w14:textId="77777777" w:rsidR="0084385E" w:rsidRPr="0084385E" w:rsidRDefault="0084385E" w:rsidP="0084385E">
            <w:pPr>
              <w:rPr>
                <w:sz w:val="12"/>
                <w:szCs w:val="14"/>
              </w:rPr>
            </w:pPr>
            <w:r w:rsidRPr="0084385E">
              <w:rPr>
                <w:sz w:val="12"/>
                <w:szCs w:val="14"/>
              </w:rPr>
              <w:t>스마트 주문·결제, 매장관리, 경영관리 소프트웨어, 자동화, 디지털 광고, 온라인 판로, 기타, 활동사항 없음, 디지털 기술 도입 여부</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2E4F24" w14:textId="77777777" w:rsidR="0084385E" w:rsidRPr="0084385E" w:rsidRDefault="0084385E" w:rsidP="0084385E">
            <w:pPr>
              <w:rPr>
                <w:sz w:val="12"/>
                <w:szCs w:val="14"/>
              </w:rPr>
            </w:pPr>
            <w:r w:rsidRPr="0084385E">
              <w:rPr>
                <w:sz w:val="12"/>
                <w:szCs w:val="14"/>
              </w:rPr>
              <w:t>9</w:t>
            </w:r>
          </w:p>
        </w:tc>
      </w:tr>
      <w:tr w:rsidR="00B30642" w:rsidRPr="0002424C" w14:paraId="62B10560"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B955C9" w14:textId="77777777" w:rsidR="0084385E" w:rsidRPr="0084385E" w:rsidRDefault="0084385E" w:rsidP="0084385E">
            <w:pPr>
              <w:rPr>
                <w:sz w:val="12"/>
                <w:szCs w:val="14"/>
              </w:rPr>
            </w:pPr>
            <w:r w:rsidRPr="0084385E">
              <w:rPr>
                <w:sz w:val="12"/>
                <w:szCs w:val="14"/>
              </w:rPr>
              <w:t>재난지원 정책수요</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CD12B" w14:textId="77777777" w:rsidR="0084385E" w:rsidRPr="0084385E" w:rsidRDefault="0084385E" w:rsidP="0084385E">
            <w:pPr>
              <w:rPr>
                <w:sz w:val="12"/>
                <w:szCs w:val="14"/>
              </w:rPr>
            </w:pPr>
            <w:r w:rsidRPr="0084385E">
              <w:rPr>
                <w:sz w:val="12"/>
                <w:szCs w:val="14"/>
              </w:rPr>
              <w:t>복수응답 플래그</w:t>
            </w: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912D99" w14:textId="77777777" w:rsidR="0084385E" w:rsidRPr="0084385E" w:rsidRDefault="0084385E" w:rsidP="0084385E">
            <w:pPr>
              <w:rPr>
                <w:sz w:val="12"/>
                <w:szCs w:val="14"/>
              </w:rPr>
            </w:pPr>
            <w:r w:rsidRPr="0084385E">
              <w:rPr>
                <w:sz w:val="12"/>
                <w:szCs w:val="14"/>
              </w:rPr>
              <w:t>재난지원금 등 보조금, 정책자금 융자 확대, 공공요금 지원, 임대료 상생제도, 인건비 지원, 사회보험료 완화·지원, 사회재난보험 제도 신설, 기타, 재난지원 응답 여부</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8F0B4B" w14:textId="77777777" w:rsidR="0084385E" w:rsidRPr="0084385E" w:rsidRDefault="0084385E" w:rsidP="0084385E">
            <w:pPr>
              <w:rPr>
                <w:sz w:val="12"/>
                <w:szCs w:val="14"/>
              </w:rPr>
            </w:pPr>
            <w:r w:rsidRPr="0084385E">
              <w:rPr>
                <w:sz w:val="12"/>
                <w:szCs w:val="14"/>
              </w:rPr>
              <w:t>9</w:t>
            </w:r>
          </w:p>
        </w:tc>
      </w:tr>
      <w:tr w:rsidR="00B30642" w:rsidRPr="0002424C" w14:paraId="4F65473C" w14:textId="77777777" w:rsidTr="0002424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281881" w14:textId="77777777" w:rsidR="0084385E" w:rsidRPr="0084385E" w:rsidRDefault="0084385E" w:rsidP="0084385E">
            <w:pPr>
              <w:rPr>
                <w:sz w:val="12"/>
                <w:szCs w:val="14"/>
              </w:rPr>
            </w:pPr>
            <w:r w:rsidRPr="0084385E">
              <w:rPr>
                <w:sz w:val="12"/>
                <w:szCs w:val="14"/>
              </w:rPr>
              <w:t>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40E487" w14:textId="77777777" w:rsidR="0084385E" w:rsidRPr="0084385E" w:rsidRDefault="0084385E" w:rsidP="0084385E">
            <w:pPr>
              <w:rPr>
                <w:sz w:val="12"/>
                <w:szCs w:val="14"/>
              </w:rPr>
            </w:pPr>
          </w:p>
        </w:tc>
        <w:tc>
          <w:tcPr>
            <w:tcW w:w="60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8BFCCF" w14:textId="77777777" w:rsidR="0084385E" w:rsidRPr="0084385E" w:rsidRDefault="0084385E" w:rsidP="0084385E">
            <w:pPr>
              <w:rPr>
                <w:sz w:val="12"/>
                <w:szCs w:val="14"/>
              </w:rPr>
            </w:pPr>
            <w:r w:rsidRPr="0084385E">
              <w:rPr>
                <w:sz w:val="12"/>
                <w:szCs w:val="14"/>
              </w:rPr>
              <w:t>종속변수 사업운영계획 제외</w:t>
            </w:r>
          </w:p>
        </w:tc>
        <w:tc>
          <w:tcPr>
            <w:tcW w:w="10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6E9560" w14:textId="77777777" w:rsidR="0084385E" w:rsidRPr="0084385E" w:rsidRDefault="0084385E" w:rsidP="0084385E">
            <w:pPr>
              <w:rPr>
                <w:sz w:val="12"/>
                <w:szCs w:val="14"/>
              </w:rPr>
            </w:pPr>
            <w:r w:rsidRPr="0084385E">
              <w:rPr>
                <w:sz w:val="12"/>
                <w:szCs w:val="14"/>
              </w:rPr>
              <w:t>64</w:t>
            </w:r>
          </w:p>
        </w:tc>
      </w:tr>
    </w:tbl>
    <w:p w14:paraId="70528FB3" w14:textId="77777777" w:rsidR="0084385E" w:rsidRPr="0084385E" w:rsidRDefault="0084385E" w:rsidP="00540801">
      <w:pPr>
        <w:rPr>
          <w:rFonts w:hint="eastAsia"/>
        </w:rPr>
      </w:pPr>
    </w:p>
    <w:p w14:paraId="54059E8E" w14:textId="7D697AAC" w:rsidR="00BF6290" w:rsidRDefault="00F35E3C" w:rsidP="00225F00">
      <w:pPr>
        <w:rPr>
          <w:b/>
          <w:bCs/>
        </w:rPr>
      </w:pPr>
      <w:r w:rsidRPr="00F35E3C">
        <w:rPr>
          <w:b/>
          <w:bCs/>
        </w:rPr>
        <w:t>3.</w:t>
      </w:r>
      <w:r w:rsidR="00225F00">
        <w:rPr>
          <w:rFonts w:hint="eastAsia"/>
          <w:b/>
          <w:bCs/>
        </w:rPr>
        <w:t xml:space="preserve"> </w:t>
      </w:r>
      <w:r w:rsidR="00225F00" w:rsidRPr="00225F00">
        <w:rPr>
          <w:b/>
          <w:bCs/>
        </w:rPr>
        <w:t>분석 방법 및 모형 평가</w:t>
      </w:r>
    </w:p>
    <w:p w14:paraId="0B737610" w14:textId="28DF4A74" w:rsidR="00BF6290" w:rsidRPr="00225F00" w:rsidRDefault="00BF6290" w:rsidP="00D21851">
      <w:pPr>
        <w:jc w:val="center"/>
        <w:rPr>
          <w:rFonts w:hint="eastAsia"/>
          <w:b/>
          <w:bCs/>
        </w:rPr>
      </w:pPr>
      <w:r w:rsidRPr="00225F00">
        <w:drawing>
          <wp:anchor distT="0" distB="0" distL="114300" distR="114300" simplePos="0" relativeHeight="251647488" behindDoc="0" locked="0" layoutInCell="1" allowOverlap="1" wp14:anchorId="12150D72" wp14:editId="3DF07F7B">
            <wp:simplePos x="0" y="0"/>
            <wp:positionH relativeFrom="column">
              <wp:posOffset>-554990</wp:posOffset>
            </wp:positionH>
            <wp:positionV relativeFrom="paragraph">
              <wp:posOffset>387350</wp:posOffset>
            </wp:positionV>
            <wp:extent cx="6927850" cy="857250"/>
            <wp:effectExtent l="0" t="0" r="6350" b="0"/>
            <wp:wrapSquare wrapText="bothSides"/>
            <wp:docPr id="32975638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45" t="24054" r="1395" b="34929"/>
                    <a:stretch>
                      <a:fillRect/>
                    </a:stretch>
                  </pic:blipFill>
                  <pic:spPr bwMode="auto">
                    <a:xfrm>
                      <a:off x="0" y="0"/>
                      <a:ext cx="6927850" cy="85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b/>
          <w:bCs/>
        </w:rPr>
        <w:t>&lt;그림</w:t>
      </w:r>
      <w:r w:rsidR="001F02AA">
        <w:rPr>
          <w:rFonts w:hint="eastAsia"/>
          <w:b/>
          <w:bCs/>
        </w:rPr>
        <w:t>4</w:t>
      </w:r>
      <w:r>
        <w:rPr>
          <w:rFonts w:hint="eastAsia"/>
          <w:b/>
          <w:bCs/>
        </w:rPr>
        <w:t xml:space="preserve">&gt; </w:t>
      </w:r>
      <w:r w:rsidR="00D21851">
        <w:rPr>
          <w:rFonts w:hint="eastAsia"/>
          <w:b/>
          <w:bCs/>
        </w:rPr>
        <w:t>분석 순서도</w:t>
      </w:r>
    </w:p>
    <w:p w14:paraId="1A025BCC" w14:textId="017F49E3" w:rsidR="00225F00" w:rsidRPr="00225F00" w:rsidRDefault="00225F00" w:rsidP="00225F00">
      <w:r w:rsidRPr="00225F00">
        <w:t xml:space="preserve">본 연구는 앞서 구성한 2019~2023년 연도별 분석자료를 바탕으로 소상공인의 사업 지속가능성을 예측하는 이항분류 모형을 구축하였다. 분석에 앞서 수치형 변수는 그대로 활용하였고, 범주형 변수는 더미변수로 변환하였다. 복수응답 문항은 각 항목별 응답 여부를 0 또는 1로 나타내는 플래그 변수로 처리하였다. 부채가 없다고 응답한 사업체는 </w:t>
      </w:r>
      <w:r w:rsidRPr="00225F00">
        <w:lastRenderedPageBreak/>
        <w:t>부채금액을 0으로 대체하였으며, 창업준비기간은 연·월 단위 응답을 개월 단위로 환산하였다.</w:t>
      </w:r>
    </w:p>
    <w:p w14:paraId="67885D20" w14:textId="77777777" w:rsidR="00225F00" w:rsidRPr="00225F00" w:rsidRDefault="00225F00" w:rsidP="00225F00">
      <w:r w:rsidRPr="00225F00">
        <w:t xml:space="preserve">각 연도별 자료는 훈련데이터와 검증데이터를 8:2 비율로 분리하였다. 이때 결과변수의 분포가 양 자료에 유사하게 유지되도록 </w:t>
      </w:r>
      <w:proofErr w:type="spellStart"/>
      <w:r w:rsidRPr="00225F00">
        <w:t>층화추출을</w:t>
      </w:r>
      <w:proofErr w:type="spellEnd"/>
      <w:r w:rsidRPr="00225F00">
        <w:t xml:space="preserve"> 적용하였다. 본 연구의 결과변수는 계속운영 집단의 비중이 높고 </w:t>
      </w:r>
      <w:proofErr w:type="spellStart"/>
      <w:r w:rsidRPr="00225F00">
        <w:t>비계속운영</w:t>
      </w:r>
      <w:proofErr w:type="spellEnd"/>
      <w:r w:rsidRPr="00225F00">
        <w:t xml:space="preserve"> 집단의 비중이 낮은 불균형 구조를 보이므로, 훈련데이터에 한하여 SMOTE를 적용하였다. 검증데이터에는 SMOTE를 적용하지 않아 실제 자료 분포에서 모형의 예측 성능을 평가하였다.</w:t>
      </w:r>
    </w:p>
    <w:p w14:paraId="7569816B" w14:textId="77777777" w:rsidR="00225F00" w:rsidRPr="00225F00" w:rsidRDefault="00225F00" w:rsidP="00225F00">
      <w:r w:rsidRPr="00225F00">
        <w:t xml:space="preserve">예측모형은 로지스틱 회귀분석, </w:t>
      </w:r>
      <w:proofErr w:type="spellStart"/>
      <w:r w:rsidRPr="00225F00">
        <w:t>랜덤포레스트</w:t>
      </w:r>
      <w:proofErr w:type="spellEnd"/>
      <w:r w:rsidRPr="00225F00">
        <w:t xml:space="preserve">, </w:t>
      </w:r>
      <w:proofErr w:type="spellStart"/>
      <w:r w:rsidRPr="00225F00">
        <w:t>XGBoost</w:t>
      </w:r>
      <w:proofErr w:type="spellEnd"/>
      <w:r w:rsidRPr="00225F00">
        <w:t xml:space="preserve">, </w:t>
      </w:r>
      <w:proofErr w:type="spellStart"/>
      <w:r w:rsidRPr="00225F00">
        <w:t>LightGBM</w:t>
      </w:r>
      <w:proofErr w:type="spellEnd"/>
      <w:r w:rsidRPr="00225F00">
        <w:t xml:space="preserve">의 네 가지를 사용하였다. 로지스틱 회귀분석은 기준모형으로, </w:t>
      </w:r>
      <w:proofErr w:type="spellStart"/>
      <w:r w:rsidRPr="00225F00">
        <w:t>랜덤포레스트와</w:t>
      </w:r>
      <w:proofErr w:type="spellEnd"/>
      <w:r w:rsidRPr="00225F00">
        <w:t xml:space="preserve"> </w:t>
      </w:r>
      <w:proofErr w:type="spellStart"/>
      <w:r w:rsidRPr="00225F00">
        <w:t>부스팅</w:t>
      </w:r>
      <w:proofErr w:type="spellEnd"/>
      <w:r w:rsidRPr="00225F00">
        <w:t xml:space="preserve"> 계열 모형은 변수 간 비선형 관계와 상호작용을 반영하기 위한 모형으로 활용하였다. 각 모형은 3겹 교차검증 기반 </w:t>
      </w:r>
      <w:proofErr w:type="spellStart"/>
      <w:r w:rsidRPr="00225F00">
        <w:t>RandomizedSearchCV</w:t>
      </w:r>
      <w:proofErr w:type="spellEnd"/>
      <w:r w:rsidRPr="00225F00">
        <w:t xml:space="preserve">를 통해 </w:t>
      </w:r>
      <w:proofErr w:type="spellStart"/>
      <w:r w:rsidRPr="00225F00">
        <w:t>하이퍼파라미터를</w:t>
      </w:r>
      <w:proofErr w:type="spellEnd"/>
      <w:r w:rsidRPr="00225F00">
        <w:t xml:space="preserve"> 탐색하였으며, 모형 선택 기준은 ROC-AUC로 설정하였다.</w:t>
      </w:r>
    </w:p>
    <w:p w14:paraId="6B96DC2E" w14:textId="77777777" w:rsidR="00225F00" w:rsidRPr="00225F00" w:rsidRDefault="00225F00" w:rsidP="00225F00">
      <w:r w:rsidRPr="00225F00">
        <w:t xml:space="preserve">최적 모형 도출 후 검증데이터에서 예측확률을 산출하고, 기본 </w:t>
      </w:r>
      <w:proofErr w:type="spellStart"/>
      <w:r w:rsidRPr="00225F00">
        <w:t>임계값</w:t>
      </w:r>
      <w:proofErr w:type="spellEnd"/>
      <w:r w:rsidRPr="00225F00">
        <w:t xml:space="preserve"> 0.5의 성능을 확인하였다. 이후 </w:t>
      </w:r>
      <w:proofErr w:type="spellStart"/>
      <w:r w:rsidRPr="00225F00">
        <w:t>비계속운영</w:t>
      </w:r>
      <w:proofErr w:type="spellEnd"/>
      <w:r w:rsidRPr="00225F00">
        <w:t xml:space="preserve"> 집단의 식별력을 높이기 위해 0.05부터 0.95까지 </w:t>
      </w:r>
      <w:proofErr w:type="spellStart"/>
      <w:r w:rsidRPr="00225F00">
        <w:t>임계값</w:t>
      </w:r>
      <w:proofErr w:type="spellEnd"/>
      <w:r w:rsidRPr="00225F00">
        <w:t xml:space="preserve"> 탐색을 수행하였다. 모형 성능은 혼돈행렬을 기반으로 정확도, </w:t>
      </w:r>
      <w:proofErr w:type="spellStart"/>
      <w:r w:rsidRPr="00225F00">
        <w:t>균형정확도</w:t>
      </w:r>
      <w:proofErr w:type="spellEnd"/>
      <w:r w:rsidRPr="00225F00">
        <w:t xml:space="preserve">, </w:t>
      </w:r>
      <w:proofErr w:type="spellStart"/>
      <w:r w:rsidRPr="00225F00">
        <w:t>재현율</w:t>
      </w:r>
      <w:proofErr w:type="spellEnd"/>
      <w:r w:rsidRPr="00225F00">
        <w:t xml:space="preserve">, 정밀도, F1-score, ROC-AUC, PR-AUC를 활용하여 평가하였다. 특히 본 연구는 불균형 자료를 다루므로 단순 정확도보다 </w:t>
      </w:r>
      <w:proofErr w:type="spellStart"/>
      <w:r w:rsidRPr="00225F00">
        <w:t>균형정확도</w:t>
      </w:r>
      <w:proofErr w:type="spellEnd"/>
      <w:r w:rsidRPr="00225F00">
        <w:t xml:space="preserve">, </w:t>
      </w:r>
      <w:proofErr w:type="spellStart"/>
      <w:r w:rsidRPr="00225F00">
        <w:t>비계속운영</w:t>
      </w:r>
      <w:proofErr w:type="spellEnd"/>
      <w:r w:rsidRPr="00225F00">
        <w:t xml:space="preserve"> 집단의 </w:t>
      </w:r>
      <w:proofErr w:type="spellStart"/>
      <w:r w:rsidRPr="00225F00">
        <w:t>재현율</w:t>
      </w:r>
      <w:proofErr w:type="spellEnd"/>
      <w:r w:rsidRPr="00225F00">
        <w:t>(Recall_0), F1_0, ROC-AUC를 주요 지표로 해석하였다.</w:t>
      </w:r>
    </w:p>
    <w:p w14:paraId="1589C9B9" w14:textId="77777777" w:rsidR="00225F00" w:rsidRDefault="00225F00" w:rsidP="00225F00">
      <w:r w:rsidRPr="00225F00">
        <w:t xml:space="preserve">마지막으로 예측모형의 해석 가능성을 높이기 위해 변수중요도를 산출하였다. </w:t>
      </w:r>
      <w:proofErr w:type="spellStart"/>
      <w:r w:rsidRPr="00225F00">
        <w:t>랜덤포레스트</w:t>
      </w:r>
      <w:proofErr w:type="spellEnd"/>
      <w:r w:rsidRPr="00225F00">
        <w:t xml:space="preserve">, </w:t>
      </w:r>
      <w:proofErr w:type="spellStart"/>
      <w:r w:rsidRPr="00225F00">
        <w:t>XGBoost</w:t>
      </w:r>
      <w:proofErr w:type="spellEnd"/>
      <w:r w:rsidRPr="00225F00">
        <w:t xml:space="preserve">, </w:t>
      </w:r>
      <w:proofErr w:type="spellStart"/>
      <w:r w:rsidRPr="00225F00">
        <w:t>LightGBM</w:t>
      </w:r>
      <w:proofErr w:type="spellEnd"/>
      <w:r w:rsidRPr="00225F00">
        <w:t>은 모형 자체의 변수중요도를 활용하였고, 로지스틱 회귀분석은 표준화된 회귀계수의 절댓값을 기준으로 주요 변수를 확인하였다. 이를 통해 연도별·모형별 성능을 비교하고, 소상공인의 사업 지속가능성 예측에 반복적으로 영향을 미치는 핵심 요인을 도출하였다.</w:t>
      </w:r>
    </w:p>
    <w:p w14:paraId="13EF50E4" w14:textId="77777777" w:rsidR="001F02AA" w:rsidRPr="00225F00" w:rsidRDefault="001F02AA" w:rsidP="00225F00"/>
    <w:p w14:paraId="1F2CD631" w14:textId="57FD6A36" w:rsidR="009E634E" w:rsidRDefault="009E634E" w:rsidP="009E634E">
      <w:pPr>
        <w:jc w:val="center"/>
        <w:rPr>
          <w:b/>
          <w:bCs/>
        </w:rPr>
      </w:pPr>
      <w:r w:rsidRPr="00167936">
        <w:rPr>
          <w:b/>
          <w:bCs/>
        </w:rPr>
        <w:t>IV. 연구 결과</w:t>
      </w:r>
    </w:p>
    <w:p w14:paraId="049F8613" w14:textId="33529D79" w:rsidR="004D26F7" w:rsidRDefault="00B8542A" w:rsidP="00976C70">
      <w:r w:rsidRPr="00B8542A">
        <w:rPr>
          <w:rFonts w:hint="eastAsia"/>
        </w:rPr>
        <w:t>본</w:t>
      </w:r>
      <w:r w:rsidRPr="00B8542A">
        <w:t xml:space="preserve"> 연구의 분석대상은 2019~2023년 신규창업 소상공인 사업체이며, 연도별 표본 수와 종속변수 분포는 앞서 연구방법에서 제시하였다. 본 장에서는 </w:t>
      </w:r>
      <w:proofErr w:type="spellStart"/>
      <w:r w:rsidRPr="00B8542A">
        <w:t>머신러닝</w:t>
      </w:r>
      <w:proofErr w:type="spellEnd"/>
      <w:r w:rsidRPr="00B8542A">
        <w:t xml:space="preserve"> 기반 사업 지속가능성 진단모형의 활용 가능성을 검토한다.</w:t>
      </w:r>
    </w:p>
    <w:p w14:paraId="1A5746DA" w14:textId="77777777" w:rsidR="00B42595" w:rsidRPr="00B42595" w:rsidRDefault="00B42595" w:rsidP="00B42595">
      <w:r w:rsidRPr="00B42595">
        <w:rPr>
          <w:b/>
          <w:bCs/>
        </w:rPr>
        <w:t>1. 예측모형 성과 비교</w:t>
      </w:r>
    </w:p>
    <w:p w14:paraId="654B8A74" w14:textId="2A88A8B6" w:rsidR="00D118DE" w:rsidRDefault="00B96994" w:rsidP="00B42595">
      <w:pPr>
        <w:rPr>
          <w:b/>
          <w:bCs/>
        </w:rPr>
      </w:pPr>
      <w:r>
        <w:rPr>
          <w:rFonts w:hint="eastAsia"/>
          <w:b/>
          <w:bCs/>
        </w:rPr>
        <w:t>1</w:t>
      </w:r>
      <w:r w:rsidR="00B42595" w:rsidRPr="00B42595">
        <w:rPr>
          <w:b/>
          <w:bCs/>
        </w:rPr>
        <w:t>) 연도별·모형별 주요 성과지표 요약 및 최적 예측모형</w:t>
      </w:r>
    </w:p>
    <w:p w14:paraId="2D3CB061" w14:textId="7860B04F" w:rsidR="00D21851" w:rsidRDefault="00D21851" w:rsidP="00D21851">
      <w:pPr>
        <w:jc w:val="center"/>
        <w:rPr>
          <w:rFonts w:hint="eastAsia"/>
          <w:b/>
          <w:bCs/>
        </w:rPr>
      </w:pPr>
      <w:r>
        <w:rPr>
          <w:rFonts w:hint="eastAsia"/>
          <w:b/>
          <w:bCs/>
        </w:rPr>
        <w:t>&lt;표</w:t>
      </w:r>
      <w:r w:rsidR="00E33892">
        <w:rPr>
          <w:rFonts w:hint="eastAsia"/>
          <w:b/>
          <w:bCs/>
        </w:rPr>
        <w:t>4</w:t>
      </w:r>
      <w:r>
        <w:rPr>
          <w:rFonts w:hint="eastAsia"/>
          <w:b/>
          <w:bCs/>
        </w:rPr>
        <w:t xml:space="preserve">&gt; </w:t>
      </w:r>
      <w:r w:rsidRPr="00B42595">
        <w:rPr>
          <w:b/>
          <w:bCs/>
        </w:rPr>
        <w:t>연도별·모형별 주요 성과지표 요약 및 최적 예측모형</w:t>
      </w:r>
    </w:p>
    <w:tbl>
      <w:tblPr>
        <w:tblW w:w="9079" w:type="dxa"/>
        <w:tblCellMar>
          <w:left w:w="99" w:type="dxa"/>
          <w:right w:w="99" w:type="dxa"/>
        </w:tblCellMar>
        <w:tblLook w:val="04A0" w:firstRow="1" w:lastRow="0" w:firstColumn="1" w:lastColumn="0" w:noHBand="0" w:noVBand="1"/>
      </w:tblPr>
      <w:tblGrid>
        <w:gridCol w:w="621"/>
        <w:gridCol w:w="1410"/>
        <w:gridCol w:w="840"/>
        <w:gridCol w:w="782"/>
        <w:gridCol w:w="1242"/>
        <w:gridCol w:w="739"/>
        <w:gridCol w:w="739"/>
        <w:gridCol w:w="677"/>
        <w:gridCol w:w="677"/>
        <w:gridCol w:w="739"/>
        <w:gridCol w:w="613"/>
      </w:tblGrid>
      <w:tr w:rsidR="00076ADD" w:rsidRPr="00D118DE" w14:paraId="47F96EFD" w14:textId="77777777" w:rsidTr="00076ADD">
        <w:trPr>
          <w:trHeight w:val="342"/>
        </w:trPr>
        <w:tc>
          <w:tcPr>
            <w:tcW w:w="621" w:type="dxa"/>
            <w:tcBorders>
              <w:top w:val="single" w:sz="4" w:space="0" w:color="B7B7B7"/>
              <w:left w:val="single" w:sz="4" w:space="0" w:color="B7B7B7"/>
              <w:bottom w:val="single" w:sz="4" w:space="0" w:color="B7B7B7"/>
              <w:right w:val="single" w:sz="4" w:space="0" w:color="B7B7B7"/>
            </w:tcBorders>
            <w:shd w:val="clear" w:color="000000" w:fill="D9EAF7"/>
            <w:noWrap/>
            <w:vAlign w:val="center"/>
            <w:hideMark/>
          </w:tcPr>
          <w:p w14:paraId="3E851F66" w14:textId="77777777" w:rsidR="00076ADD" w:rsidRPr="00D118DE" w:rsidRDefault="00076ADD" w:rsidP="00D118DE">
            <w:pPr>
              <w:widowControl/>
              <w:wordWrap/>
              <w:autoSpaceDE/>
              <w:autoSpaceDN/>
              <w:spacing w:after="0"/>
              <w:jc w:val="center"/>
              <w:rPr>
                <w:rFonts w:ascii="맑은 고딕" w:eastAsia="맑은 고딕" w:hAnsi="맑은 고딕" w:cs="굴림"/>
                <w:b/>
                <w:bCs/>
                <w:kern w:val="0"/>
                <w:sz w:val="12"/>
                <w:szCs w:val="12"/>
                <w14:ligatures w14:val="none"/>
              </w:rPr>
            </w:pPr>
            <w:r w:rsidRPr="00D118DE">
              <w:rPr>
                <w:rFonts w:ascii="맑은 고딕" w:eastAsia="맑은 고딕" w:hAnsi="맑은 고딕" w:cs="굴림" w:hint="eastAsia"/>
                <w:b/>
                <w:bCs/>
                <w:kern w:val="0"/>
                <w:sz w:val="12"/>
                <w:szCs w:val="12"/>
                <w14:ligatures w14:val="none"/>
              </w:rPr>
              <w:lastRenderedPageBreak/>
              <w:t>연도</w:t>
            </w:r>
          </w:p>
        </w:tc>
        <w:tc>
          <w:tcPr>
            <w:tcW w:w="1410" w:type="dxa"/>
            <w:tcBorders>
              <w:top w:val="single" w:sz="4" w:space="0" w:color="B7B7B7"/>
              <w:left w:val="nil"/>
              <w:bottom w:val="single" w:sz="4" w:space="0" w:color="B7B7B7"/>
              <w:right w:val="single" w:sz="4" w:space="0" w:color="B7B7B7"/>
            </w:tcBorders>
            <w:shd w:val="clear" w:color="000000" w:fill="D9EAF7"/>
            <w:noWrap/>
            <w:vAlign w:val="center"/>
            <w:hideMark/>
          </w:tcPr>
          <w:p w14:paraId="141253D7"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모형</w:t>
            </w:r>
          </w:p>
        </w:tc>
        <w:tc>
          <w:tcPr>
            <w:tcW w:w="840" w:type="dxa"/>
            <w:tcBorders>
              <w:top w:val="single" w:sz="4" w:space="0" w:color="B7B7B7"/>
              <w:left w:val="nil"/>
              <w:bottom w:val="single" w:sz="4" w:space="0" w:color="B7B7B7"/>
              <w:right w:val="single" w:sz="4" w:space="0" w:color="B7B7B7"/>
            </w:tcBorders>
            <w:shd w:val="clear" w:color="000000" w:fill="D9EAF7"/>
            <w:noWrap/>
            <w:vAlign w:val="center"/>
            <w:hideMark/>
          </w:tcPr>
          <w:p w14:paraId="1E271308"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 xml:space="preserve">조정 </w:t>
            </w:r>
            <w:proofErr w:type="spellStart"/>
            <w:r w:rsidRPr="00D118DE">
              <w:rPr>
                <w:rFonts w:ascii="맑은 고딕" w:eastAsia="맑은 고딕" w:hAnsi="맑은 고딕" w:cs="굴림" w:hint="eastAsia"/>
                <w:b/>
                <w:bCs/>
                <w:kern w:val="0"/>
                <w:sz w:val="12"/>
                <w:szCs w:val="12"/>
                <w14:ligatures w14:val="none"/>
              </w:rPr>
              <w:t>임계값</w:t>
            </w:r>
            <w:proofErr w:type="spellEnd"/>
          </w:p>
        </w:tc>
        <w:tc>
          <w:tcPr>
            <w:tcW w:w="782" w:type="dxa"/>
            <w:tcBorders>
              <w:top w:val="single" w:sz="4" w:space="0" w:color="B7B7B7"/>
              <w:left w:val="nil"/>
              <w:bottom w:val="single" w:sz="4" w:space="0" w:color="B7B7B7"/>
              <w:right w:val="single" w:sz="4" w:space="0" w:color="B7B7B7"/>
            </w:tcBorders>
            <w:shd w:val="clear" w:color="000000" w:fill="D9EAF7"/>
            <w:noWrap/>
            <w:vAlign w:val="center"/>
            <w:hideMark/>
          </w:tcPr>
          <w:p w14:paraId="5C11EF06"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Accuracy</w:t>
            </w:r>
          </w:p>
        </w:tc>
        <w:tc>
          <w:tcPr>
            <w:tcW w:w="1242" w:type="dxa"/>
            <w:tcBorders>
              <w:top w:val="single" w:sz="4" w:space="0" w:color="B7B7B7"/>
              <w:left w:val="nil"/>
              <w:bottom w:val="single" w:sz="4" w:space="0" w:color="B7B7B7"/>
              <w:right w:val="single" w:sz="4" w:space="0" w:color="B7B7B7"/>
            </w:tcBorders>
            <w:shd w:val="clear" w:color="000000" w:fill="D9EAF7"/>
            <w:noWrap/>
            <w:vAlign w:val="center"/>
            <w:hideMark/>
          </w:tcPr>
          <w:p w14:paraId="370BA035"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Balanced Accuracy</w:t>
            </w:r>
          </w:p>
        </w:tc>
        <w:tc>
          <w:tcPr>
            <w:tcW w:w="739" w:type="dxa"/>
            <w:tcBorders>
              <w:top w:val="single" w:sz="4" w:space="0" w:color="B7B7B7"/>
              <w:left w:val="nil"/>
              <w:bottom w:val="single" w:sz="4" w:space="0" w:color="B7B7B7"/>
              <w:right w:val="single" w:sz="4" w:space="0" w:color="B7B7B7"/>
            </w:tcBorders>
            <w:shd w:val="clear" w:color="000000" w:fill="D9EAF7"/>
            <w:noWrap/>
            <w:vAlign w:val="center"/>
            <w:hideMark/>
          </w:tcPr>
          <w:p w14:paraId="540DE1BA"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Recall_1</w:t>
            </w:r>
          </w:p>
        </w:tc>
        <w:tc>
          <w:tcPr>
            <w:tcW w:w="739" w:type="dxa"/>
            <w:tcBorders>
              <w:top w:val="single" w:sz="4" w:space="0" w:color="B7B7B7"/>
              <w:left w:val="nil"/>
              <w:bottom w:val="single" w:sz="4" w:space="0" w:color="B7B7B7"/>
              <w:right w:val="single" w:sz="4" w:space="0" w:color="B7B7B7"/>
            </w:tcBorders>
            <w:shd w:val="clear" w:color="000000" w:fill="D9EAF7"/>
            <w:noWrap/>
            <w:vAlign w:val="center"/>
            <w:hideMark/>
          </w:tcPr>
          <w:p w14:paraId="3399798F"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Recall_0</w:t>
            </w:r>
          </w:p>
        </w:tc>
        <w:tc>
          <w:tcPr>
            <w:tcW w:w="677" w:type="dxa"/>
            <w:tcBorders>
              <w:top w:val="single" w:sz="4" w:space="0" w:color="B7B7B7"/>
              <w:left w:val="nil"/>
              <w:bottom w:val="single" w:sz="4" w:space="0" w:color="B7B7B7"/>
              <w:right w:val="single" w:sz="4" w:space="0" w:color="B7B7B7"/>
            </w:tcBorders>
            <w:shd w:val="clear" w:color="000000" w:fill="D9EAF7"/>
            <w:noWrap/>
            <w:vAlign w:val="center"/>
            <w:hideMark/>
          </w:tcPr>
          <w:p w14:paraId="21D92663"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F1_1</w:t>
            </w:r>
          </w:p>
        </w:tc>
        <w:tc>
          <w:tcPr>
            <w:tcW w:w="677" w:type="dxa"/>
            <w:tcBorders>
              <w:top w:val="single" w:sz="4" w:space="0" w:color="B7B7B7"/>
              <w:left w:val="nil"/>
              <w:bottom w:val="single" w:sz="4" w:space="0" w:color="B7B7B7"/>
              <w:right w:val="single" w:sz="4" w:space="0" w:color="B7B7B7"/>
            </w:tcBorders>
            <w:shd w:val="clear" w:color="000000" w:fill="D9EAF7"/>
            <w:noWrap/>
            <w:vAlign w:val="center"/>
            <w:hideMark/>
          </w:tcPr>
          <w:p w14:paraId="22A269BA"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F1_0</w:t>
            </w:r>
          </w:p>
        </w:tc>
        <w:tc>
          <w:tcPr>
            <w:tcW w:w="739" w:type="dxa"/>
            <w:tcBorders>
              <w:top w:val="single" w:sz="4" w:space="0" w:color="B7B7B7"/>
              <w:left w:val="nil"/>
              <w:bottom w:val="single" w:sz="4" w:space="0" w:color="B7B7B7"/>
              <w:right w:val="single" w:sz="4" w:space="0" w:color="B7B7B7"/>
            </w:tcBorders>
            <w:shd w:val="clear" w:color="000000" w:fill="D9EAF7"/>
            <w:noWrap/>
            <w:vAlign w:val="center"/>
            <w:hideMark/>
          </w:tcPr>
          <w:p w14:paraId="4BBEBC2B"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ROC-AUC</w:t>
            </w:r>
          </w:p>
        </w:tc>
        <w:tc>
          <w:tcPr>
            <w:tcW w:w="613" w:type="dxa"/>
            <w:tcBorders>
              <w:top w:val="single" w:sz="4" w:space="0" w:color="B7B7B7"/>
              <w:left w:val="nil"/>
              <w:bottom w:val="single" w:sz="4" w:space="0" w:color="B7B7B7"/>
              <w:right w:val="single" w:sz="4" w:space="0" w:color="B7B7B7"/>
            </w:tcBorders>
            <w:shd w:val="clear" w:color="000000" w:fill="D9EAF7"/>
            <w:noWrap/>
            <w:vAlign w:val="center"/>
            <w:hideMark/>
          </w:tcPr>
          <w:p w14:paraId="6F458EEA"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PR-AUC</w:t>
            </w:r>
          </w:p>
        </w:tc>
      </w:tr>
      <w:tr w:rsidR="00076ADD" w:rsidRPr="00D118DE" w14:paraId="7CCB565F"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4723A9C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2019</w:t>
            </w:r>
          </w:p>
        </w:tc>
        <w:tc>
          <w:tcPr>
            <w:tcW w:w="1410" w:type="dxa"/>
            <w:tcBorders>
              <w:top w:val="nil"/>
              <w:left w:val="nil"/>
              <w:bottom w:val="single" w:sz="4" w:space="0" w:color="B7B7B7"/>
              <w:right w:val="single" w:sz="4" w:space="0" w:color="B7B7B7"/>
            </w:tcBorders>
            <w:noWrap/>
            <w:vAlign w:val="center"/>
            <w:hideMark/>
          </w:tcPr>
          <w:p w14:paraId="3E3587F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LogisticRegression</w:t>
            </w:r>
          </w:p>
        </w:tc>
        <w:tc>
          <w:tcPr>
            <w:tcW w:w="840" w:type="dxa"/>
            <w:tcBorders>
              <w:top w:val="nil"/>
              <w:left w:val="nil"/>
              <w:bottom w:val="single" w:sz="4" w:space="0" w:color="B7B7B7"/>
              <w:right w:val="single" w:sz="4" w:space="0" w:color="B7B7B7"/>
            </w:tcBorders>
            <w:noWrap/>
            <w:vAlign w:val="center"/>
            <w:hideMark/>
          </w:tcPr>
          <w:p w14:paraId="26AE09E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0.535</w:t>
            </w:r>
          </w:p>
        </w:tc>
        <w:tc>
          <w:tcPr>
            <w:tcW w:w="782" w:type="dxa"/>
            <w:tcBorders>
              <w:top w:val="nil"/>
              <w:left w:val="nil"/>
              <w:bottom w:val="single" w:sz="4" w:space="0" w:color="B7B7B7"/>
              <w:right w:val="single" w:sz="4" w:space="0" w:color="B7B7B7"/>
            </w:tcBorders>
            <w:noWrap/>
            <w:vAlign w:val="center"/>
            <w:hideMark/>
          </w:tcPr>
          <w:p w14:paraId="7DBF212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0.5049</w:t>
            </w:r>
          </w:p>
        </w:tc>
        <w:tc>
          <w:tcPr>
            <w:tcW w:w="1242" w:type="dxa"/>
            <w:tcBorders>
              <w:top w:val="nil"/>
              <w:left w:val="nil"/>
              <w:bottom w:val="single" w:sz="4" w:space="0" w:color="B7B7B7"/>
              <w:right w:val="single" w:sz="4" w:space="0" w:color="B7B7B7"/>
            </w:tcBorders>
            <w:noWrap/>
            <w:vAlign w:val="center"/>
            <w:hideMark/>
          </w:tcPr>
          <w:p w14:paraId="286802D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0.6108</w:t>
            </w:r>
          </w:p>
        </w:tc>
        <w:tc>
          <w:tcPr>
            <w:tcW w:w="739" w:type="dxa"/>
            <w:tcBorders>
              <w:top w:val="nil"/>
              <w:left w:val="nil"/>
              <w:bottom w:val="single" w:sz="4" w:space="0" w:color="B7B7B7"/>
              <w:right w:val="single" w:sz="4" w:space="0" w:color="B7B7B7"/>
            </w:tcBorders>
            <w:noWrap/>
            <w:vAlign w:val="center"/>
            <w:hideMark/>
          </w:tcPr>
          <w:p w14:paraId="394240D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0.4677</w:t>
            </w:r>
          </w:p>
        </w:tc>
        <w:tc>
          <w:tcPr>
            <w:tcW w:w="739" w:type="dxa"/>
            <w:tcBorders>
              <w:top w:val="nil"/>
              <w:left w:val="nil"/>
              <w:bottom w:val="single" w:sz="4" w:space="0" w:color="B7B7B7"/>
              <w:right w:val="single" w:sz="4" w:space="0" w:color="B7B7B7"/>
            </w:tcBorders>
            <w:noWrap/>
            <w:vAlign w:val="center"/>
            <w:hideMark/>
          </w:tcPr>
          <w:p w14:paraId="3DBE0AD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0.7539</w:t>
            </w:r>
          </w:p>
        </w:tc>
        <w:tc>
          <w:tcPr>
            <w:tcW w:w="677" w:type="dxa"/>
            <w:tcBorders>
              <w:top w:val="nil"/>
              <w:left w:val="nil"/>
              <w:bottom w:val="single" w:sz="4" w:space="0" w:color="B7B7B7"/>
              <w:right w:val="single" w:sz="4" w:space="0" w:color="B7B7B7"/>
            </w:tcBorders>
            <w:noWrap/>
            <w:vAlign w:val="center"/>
            <w:hideMark/>
          </w:tcPr>
          <w:p w14:paraId="3EB29D5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0.6218</w:t>
            </w:r>
          </w:p>
        </w:tc>
        <w:tc>
          <w:tcPr>
            <w:tcW w:w="677" w:type="dxa"/>
            <w:tcBorders>
              <w:top w:val="nil"/>
              <w:left w:val="nil"/>
              <w:bottom w:val="single" w:sz="4" w:space="0" w:color="B7B7B7"/>
              <w:right w:val="single" w:sz="4" w:space="0" w:color="B7B7B7"/>
            </w:tcBorders>
            <w:noWrap/>
            <w:vAlign w:val="center"/>
            <w:hideMark/>
          </w:tcPr>
          <w:p w14:paraId="654A03A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0.2836</w:t>
            </w:r>
          </w:p>
        </w:tc>
        <w:tc>
          <w:tcPr>
            <w:tcW w:w="739" w:type="dxa"/>
            <w:tcBorders>
              <w:top w:val="nil"/>
              <w:left w:val="nil"/>
              <w:bottom w:val="single" w:sz="4" w:space="0" w:color="B7B7B7"/>
              <w:right w:val="single" w:sz="4" w:space="0" w:color="B7B7B7"/>
            </w:tcBorders>
            <w:noWrap/>
            <w:vAlign w:val="center"/>
            <w:hideMark/>
          </w:tcPr>
          <w:p w14:paraId="637A94E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0.6339</w:t>
            </w:r>
          </w:p>
        </w:tc>
        <w:tc>
          <w:tcPr>
            <w:tcW w:w="613" w:type="dxa"/>
            <w:tcBorders>
              <w:top w:val="nil"/>
              <w:left w:val="nil"/>
              <w:bottom w:val="single" w:sz="4" w:space="0" w:color="B7B7B7"/>
              <w:right w:val="single" w:sz="4" w:space="0" w:color="B7B7B7"/>
            </w:tcBorders>
            <w:noWrap/>
            <w:vAlign w:val="center"/>
            <w:hideMark/>
          </w:tcPr>
          <w:p w14:paraId="70AF321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0.9144</w:t>
            </w:r>
          </w:p>
        </w:tc>
      </w:tr>
      <w:tr w:rsidR="00076ADD" w:rsidRPr="00D118DE" w14:paraId="1D97774B"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1FBD6C1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2019</w:t>
            </w:r>
          </w:p>
        </w:tc>
        <w:tc>
          <w:tcPr>
            <w:tcW w:w="1410" w:type="dxa"/>
            <w:tcBorders>
              <w:top w:val="nil"/>
              <w:left w:val="nil"/>
              <w:bottom w:val="single" w:sz="4" w:space="0" w:color="B7B7B7"/>
              <w:right w:val="single" w:sz="4" w:space="0" w:color="B7B7B7"/>
            </w:tcBorders>
            <w:noWrap/>
            <w:vAlign w:val="center"/>
            <w:hideMark/>
          </w:tcPr>
          <w:p w14:paraId="40E9095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RandomForest</w:t>
            </w:r>
            <w:proofErr w:type="spellEnd"/>
          </w:p>
        </w:tc>
        <w:tc>
          <w:tcPr>
            <w:tcW w:w="840" w:type="dxa"/>
            <w:tcBorders>
              <w:top w:val="nil"/>
              <w:left w:val="nil"/>
              <w:bottom w:val="single" w:sz="4" w:space="0" w:color="B7B7B7"/>
              <w:right w:val="single" w:sz="4" w:space="0" w:color="B7B7B7"/>
            </w:tcBorders>
            <w:noWrap/>
            <w:vAlign w:val="center"/>
            <w:hideMark/>
          </w:tcPr>
          <w:p w14:paraId="471958E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0.755</w:t>
            </w:r>
          </w:p>
        </w:tc>
        <w:tc>
          <w:tcPr>
            <w:tcW w:w="782" w:type="dxa"/>
            <w:tcBorders>
              <w:top w:val="nil"/>
              <w:left w:val="nil"/>
              <w:bottom w:val="single" w:sz="4" w:space="0" w:color="B7B7B7"/>
              <w:right w:val="single" w:sz="4" w:space="0" w:color="B7B7B7"/>
            </w:tcBorders>
            <w:noWrap/>
            <w:vAlign w:val="center"/>
            <w:hideMark/>
          </w:tcPr>
          <w:p w14:paraId="327381A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0.6897</w:t>
            </w:r>
          </w:p>
        </w:tc>
        <w:tc>
          <w:tcPr>
            <w:tcW w:w="1242" w:type="dxa"/>
            <w:tcBorders>
              <w:top w:val="nil"/>
              <w:left w:val="nil"/>
              <w:bottom w:val="single" w:sz="4" w:space="0" w:color="B7B7B7"/>
              <w:right w:val="single" w:sz="4" w:space="0" w:color="B7B7B7"/>
            </w:tcBorders>
            <w:noWrap/>
            <w:vAlign w:val="center"/>
            <w:hideMark/>
          </w:tcPr>
          <w:p w14:paraId="1441122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0.5945</w:t>
            </w:r>
          </w:p>
        </w:tc>
        <w:tc>
          <w:tcPr>
            <w:tcW w:w="739" w:type="dxa"/>
            <w:tcBorders>
              <w:top w:val="nil"/>
              <w:left w:val="nil"/>
              <w:bottom w:val="single" w:sz="4" w:space="0" w:color="B7B7B7"/>
              <w:right w:val="single" w:sz="4" w:space="0" w:color="B7B7B7"/>
            </w:tcBorders>
            <w:noWrap/>
            <w:vAlign w:val="center"/>
            <w:hideMark/>
          </w:tcPr>
          <w:p w14:paraId="1F61FDA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0.7231</w:t>
            </w:r>
          </w:p>
        </w:tc>
        <w:tc>
          <w:tcPr>
            <w:tcW w:w="739" w:type="dxa"/>
            <w:tcBorders>
              <w:top w:val="nil"/>
              <w:left w:val="nil"/>
              <w:bottom w:val="single" w:sz="4" w:space="0" w:color="B7B7B7"/>
              <w:right w:val="single" w:sz="4" w:space="0" w:color="B7B7B7"/>
            </w:tcBorders>
            <w:noWrap/>
            <w:vAlign w:val="center"/>
            <w:hideMark/>
          </w:tcPr>
          <w:p w14:paraId="0D4D560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0.466</w:t>
            </w:r>
          </w:p>
        </w:tc>
        <w:tc>
          <w:tcPr>
            <w:tcW w:w="677" w:type="dxa"/>
            <w:tcBorders>
              <w:top w:val="nil"/>
              <w:left w:val="nil"/>
              <w:bottom w:val="single" w:sz="4" w:space="0" w:color="B7B7B7"/>
              <w:right w:val="single" w:sz="4" w:space="0" w:color="B7B7B7"/>
            </w:tcBorders>
            <w:noWrap/>
            <w:vAlign w:val="center"/>
            <w:hideMark/>
          </w:tcPr>
          <w:p w14:paraId="6AE8FF6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0.8022</w:t>
            </w:r>
          </w:p>
        </w:tc>
        <w:tc>
          <w:tcPr>
            <w:tcW w:w="677" w:type="dxa"/>
            <w:tcBorders>
              <w:top w:val="nil"/>
              <w:left w:val="nil"/>
              <w:bottom w:val="single" w:sz="4" w:space="0" w:color="B7B7B7"/>
              <w:right w:val="single" w:sz="4" w:space="0" w:color="B7B7B7"/>
            </w:tcBorders>
            <w:noWrap/>
            <w:vAlign w:val="center"/>
            <w:hideMark/>
          </w:tcPr>
          <w:p w14:paraId="079B4EF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0.2808</w:t>
            </w:r>
          </w:p>
        </w:tc>
        <w:tc>
          <w:tcPr>
            <w:tcW w:w="739" w:type="dxa"/>
            <w:tcBorders>
              <w:top w:val="nil"/>
              <w:left w:val="nil"/>
              <w:bottom w:val="single" w:sz="4" w:space="0" w:color="B7B7B7"/>
              <w:right w:val="single" w:sz="4" w:space="0" w:color="B7B7B7"/>
            </w:tcBorders>
            <w:noWrap/>
            <w:vAlign w:val="center"/>
            <w:hideMark/>
          </w:tcPr>
          <w:p w14:paraId="6C30275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0.6233</w:t>
            </w:r>
          </w:p>
        </w:tc>
        <w:tc>
          <w:tcPr>
            <w:tcW w:w="613" w:type="dxa"/>
            <w:tcBorders>
              <w:top w:val="nil"/>
              <w:left w:val="nil"/>
              <w:bottom w:val="single" w:sz="4" w:space="0" w:color="B7B7B7"/>
              <w:right w:val="single" w:sz="4" w:space="0" w:color="B7B7B7"/>
            </w:tcBorders>
            <w:noWrap/>
            <w:vAlign w:val="center"/>
            <w:hideMark/>
          </w:tcPr>
          <w:p w14:paraId="0E6188B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0.9094</w:t>
            </w:r>
          </w:p>
        </w:tc>
      </w:tr>
      <w:tr w:rsidR="00076ADD" w:rsidRPr="00D118DE" w14:paraId="017F92A9" w14:textId="77777777" w:rsidTr="00076ADD">
        <w:trPr>
          <w:trHeight w:val="342"/>
        </w:trPr>
        <w:tc>
          <w:tcPr>
            <w:tcW w:w="621" w:type="dxa"/>
            <w:tcBorders>
              <w:top w:val="nil"/>
              <w:left w:val="single" w:sz="4" w:space="0" w:color="B7B7B7"/>
              <w:bottom w:val="single" w:sz="4" w:space="0" w:color="B7B7B7"/>
              <w:right w:val="single" w:sz="4" w:space="0" w:color="B7B7B7"/>
            </w:tcBorders>
            <w:shd w:val="clear" w:color="000000" w:fill="FFF2CC"/>
            <w:noWrap/>
            <w:vAlign w:val="center"/>
            <w:hideMark/>
          </w:tcPr>
          <w:p w14:paraId="56C82DA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2019</w:t>
            </w:r>
          </w:p>
        </w:tc>
        <w:tc>
          <w:tcPr>
            <w:tcW w:w="1410" w:type="dxa"/>
            <w:tcBorders>
              <w:top w:val="nil"/>
              <w:left w:val="nil"/>
              <w:bottom w:val="single" w:sz="4" w:space="0" w:color="B7B7B7"/>
              <w:right w:val="single" w:sz="4" w:space="0" w:color="B7B7B7"/>
            </w:tcBorders>
            <w:shd w:val="clear" w:color="000000" w:fill="FFF2CC"/>
            <w:noWrap/>
            <w:vAlign w:val="center"/>
            <w:hideMark/>
          </w:tcPr>
          <w:p w14:paraId="588CE684"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proofErr w:type="spellStart"/>
            <w:r w:rsidRPr="00D118DE">
              <w:rPr>
                <w:rFonts w:ascii="맑은 고딕" w:eastAsia="맑은 고딕" w:hAnsi="맑은 고딕" w:cs="굴림" w:hint="eastAsia"/>
                <w:b/>
                <w:bCs/>
                <w:kern w:val="0"/>
                <w:sz w:val="12"/>
                <w:szCs w:val="12"/>
                <w14:ligatures w14:val="none"/>
              </w:rPr>
              <w:t>XGBoost</w:t>
            </w:r>
            <w:proofErr w:type="spellEnd"/>
          </w:p>
        </w:tc>
        <w:tc>
          <w:tcPr>
            <w:tcW w:w="840" w:type="dxa"/>
            <w:tcBorders>
              <w:top w:val="nil"/>
              <w:left w:val="nil"/>
              <w:bottom w:val="single" w:sz="4" w:space="0" w:color="B7B7B7"/>
              <w:right w:val="single" w:sz="4" w:space="0" w:color="B7B7B7"/>
            </w:tcBorders>
            <w:shd w:val="clear" w:color="000000" w:fill="FFF2CC"/>
            <w:noWrap/>
            <w:vAlign w:val="center"/>
            <w:hideMark/>
          </w:tcPr>
          <w:p w14:paraId="3074374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0.855</w:t>
            </w:r>
          </w:p>
        </w:tc>
        <w:tc>
          <w:tcPr>
            <w:tcW w:w="782" w:type="dxa"/>
            <w:tcBorders>
              <w:top w:val="nil"/>
              <w:left w:val="nil"/>
              <w:bottom w:val="single" w:sz="4" w:space="0" w:color="B7B7B7"/>
              <w:right w:val="single" w:sz="4" w:space="0" w:color="B7B7B7"/>
            </w:tcBorders>
            <w:shd w:val="clear" w:color="000000" w:fill="FFF2CC"/>
            <w:noWrap/>
            <w:vAlign w:val="center"/>
            <w:hideMark/>
          </w:tcPr>
          <w:p w14:paraId="7579C37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0.6206</w:t>
            </w:r>
          </w:p>
        </w:tc>
        <w:tc>
          <w:tcPr>
            <w:tcW w:w="1242" w:type="dxa"/>
            <w:tcBorders>
              <w:top w:val="nil"/>
              <w:left w:val="nil"/>
              <w:bottom w:val="single" w:sz="4" w:space="0" w:color="B7B7B7"/>
              <w:right w:val="single" w:sz="4" w:space="0" w:color="B7B7B7"/>
            </w:tcBorders>
            <w:shd w:val="clear" w:color="000000" w:fill="FFF2CC"/>
            <w:noWrap/>
            <w:vAlign w:val="center"/>
            <w:hideMark/>
          </w:tcPr>
          <w:p w14:paraId="5B4D4F53"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0.6172</w:t>
            </w:r>
          </w:p>
        </w:tc>
        <w:tc>
          <w:tcPr>
            <w:tcW w:w="739" w:type="dxa"/>
            <w:tcBorders>
              <w:top w:val="nil"/>
              <w:left w:val="nil"/>
              <w:bottom w:val="single" w:sz="4" w:space="0" w:color="B7B7B7"/>
              <w:right w:val="single" w:sz="4" w:space="0" w:color="B7B7B7"/>
            </w:tcBorders>
            <w:shd w:val="clear" w:color="000000" w:fill="FFF2CC"/>
            <w:noWrap/>
            <w:vAlign w:val="center"/>
            <w:hideMark/>
          </w:tcPr>
          <w:p w14:paraId="3FE916E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0.6218</w:t>
            </w:r>
          </w:p>
        </w:tc>
        <w:tc>
          <w:tcPr>
            <w:tcW w:w="739" w:type="dxa"/>
            <w:tcBorders>
              <w:top w:val="nil"/>
              <w:left w:val="nil"/>
              <w:bottom w:val="single" w:sz="4" w:space="0" w:color="B7B7B7"/>
              <w:right w:val="single" w:sz="4" w:space="0" w:color="B7B7B7"/>
            </w:tcBorders>
            <w:shd w:val="clear" w:color="000000" w:fill="FFF2CC"/>
            <w:noWrap/>
            <w:vAlign w:val="center"/>
            <w:hideMark/>
          </w:tcPr>
          <w:p w14:paraId="6C21013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0.6126</w:t>
            </w:r>
          </w:p>
        </w:tc>
        <w:tc>
          <w:tcPr>
            <w:tcW w:w="677" w:type="dxa"/>
            <w:tcBorders>
              <w:top w:val="nil"/>
              <w:left w:val="nil"/>
              <w:bottom w:val="single" w:sz="4" w:space="0" w:color="B7B7B7"/>
              <w:right w:val="single" w:sz="4" w:space="0" w:color="B7B7B7"/>
            </w:tcBorders>
            <w:shd w:val="clear" w:color="000000" w:fill="FFF2CC"/>
            <w:noWrap/>
            <w:vAlign w:val="center"/>
            <w:hideMark/>
          </w:tcPr>
          <w:p w14:paraId="4937D47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0.7404</w:t>
            </w:r>
          </w:p>
        </w:tc>
        <w:tc>
          <w:tcPr>
            <w:tcW w:w="677" w:type="dxa"/>
            <w:tcBorders>
              <w:top w:val="nil"/>
              <w:left w:val="nil"/>
              <w:bottom w:val="single" w:sz="4" w:space="0" w:color="B7B7B7"/>
              <w:right w:val="single" w:sz="4" w:space="0" w:color="B7B7B7"/>
            </w:tcBorders>
            <w:shd w:val="clear" w:color="000000" w:fill="FFF2CC"/>
            <w:noWrap/>
            <w:vAlign w:val="center"/>
            <w:hideMark/>
          </w:tcPr>
          <w:p w14:paraId="7DDF02C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0.2956</w:t>
            </w:r>
          </w:p>
        </w:tc>
        <w:tc>
          <w:tcPr>
            <w:tcW w:w="739" w:type="dxa"/>
            <w:tcBorders>
              <w:top w:val="nil"/>
              <w:left w:val="nil"/>
              <w:bottom w:val="single" w:sz="4" w:space="0" w:color="B7B7B7"/>
              <w:right w:val="single" w:sz="4" w:space="0" w:color="B7B7B7"/>
            </w:tcBorders>
            <w:shd w:val="clear" w:color="000000" w:fill="FFF2CC"/>
            <w:noWrap/>
            <w:vAlign w:val="center"/>
            <w:hideMark/>
          </w:tcPr>
          <w:p w14:paraId="6F7B019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0.6486</w:t>
            </w:r>
          </w:p>
        </w:tc>
        <w:tc>
          <w:tcPr>
            <w:tcW w:w="613" w:type="dxa"/>
            <w:tcBorders>
              <w:top w:val="nil"/>
              <w:left w:val="nil"/>
              <w:bottom w:val="single" w:sz="4" w:space="0" w:color="B7B7B7"/>
              <w:right w:val="single" w:sz="4" w:space="0" w:color="B7B7B7"/>
            </w:tcBorders>
            <w:shd w:val="clear" w:color="000000" w:fill="FFF2CC"/>
            <w:noWrap/>
            <w:vAlign w:val="center"/>
            <w:hideMark/>
          </w:tcPr>
          <w:p w14:paraId="5CF98BD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0.9159</w:t>
            </w:r>
          </w:p>
        </w:tc>
      </w:tr>
      <w:tr w:rsidR="00076ADD" w:rsidRPr="00D118DE" w14:paraId="6135FCD4"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162A139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2019</w:t>
            </w:r>
          </w:p>
        </w:tc>
        <w:tc>
          <w:tcPr>
            <w:tcW w:w="1410" w:type="dxa"/>
            <w:tcBorders>
              <w:top w:val="nil"/>
              <w:left w:val="nil"/>
              <w:bottom w:val="single" w:sz="4" w:space="0" w:color="B7B7B7"/>
              <w:right w:val="single" w:sz="4" w:space="0" w:color="B7B7B7"/>
            </w:tcBorders>
            <w:noWrap/>
            <w:vAlign w:val="center"/>
            <w:hideMark/>
          </w:tcPr>
          <w:p w14:paraId="673D880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LightGBM</w:t>
            </w:r>
            <w:proofErr w:type="spellEnd"/>
          </w:p>
        </w:tc>
        <w:tc>
          <w:tcPr>
            <w:tcW w:w="840" w:type="dxa"/>
            <w:tcBorders>
              <w:top w:val="nil"/>
              <w:left w:val="nil"/>
              <w:bottom w:val="single" w:sz="4" w:space="0" w:color="B7B7B7"/>
              <w:right w:val="single" w:sz="4" w:space="0" w:color="B7B7B7"/>
            </w:tcBorders>
            <w:noWrap/>
            <w:vAlign w:val="center"/>
            <w:hideMark/>
          </w:tcPr>
          <w:p w14:paraId="3E985E8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0.865</w:t>
            </w:r>
          </w:p>
        </w:tc>
        <w:tc>
          <w:tcPr>
            <w:tcW w:w="782" w:type="dxa"/>
            <w:tcBorders>
              <w:top w:val="nil"/>
              <w:left w:val="nil"/>
              <w:bottom w:val="single" w:sz="4" w:space="0" w:color="B7B7B7"/>
              <w:right w:val="single" w:sz="4" w:space="0" w:color="B7B7B7"/>
            </w:tcBorders>
            <w:noWrap/>
            <w:vAlign w:val="center"/>
            <w:hideMark/>
          </w:tcPr>
          <w:p w14:paraId="766F4B7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0.5362</w:t>
            </w:r>
          </w:p>
        </w:tc>
        <w:tc>
          <w:tcPr>
            <w:tcW w:w="1242" w:type="dxa"/>
            <w:tcBorders>
              <w:top w:val="nil"/>
              <w:left w:val="nil"/>
              <w:bottom w:val="single" w:sz="4" w:space="0" w:color="B7B7B7"/>
              <w:right w:val="single" w:sz="4" w:space="0" w:color="B7B7B7"/>
            </w:tcBorders>
            <w:noWrap/>
            <w:vAlign w:val="center"/>
            <w:hideMark/>
          </w:tcPr>
          <w:p w14:paraId="26AE053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0.6043</w:t>
            </w:r>
          </w:p>
        </w:tc>
        <w:tc>
          <w:tcPr>
            <w:tcW w:w="739" w:type="dxa"/>
            <w:tcBorders>
              <w:top w:val="nil"/>
              <w:left w:val="nil"/>
              <w:bottom w:val="single" w:sz="4" w:space="0" w:color="B7B7B7"/>
              <w:right w:val="single" w:sz="4" w:space="0" w:color="B7B7B7"/>
            </w:tcBorders>
            <w:noWrap/>
            <w:vAlign w:val="center"/>
            <w:hideMark/>
          </w:tcPr>
          <w:p w14:paraId="7D0A0C3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0.5123</w:t>
            </w:r>
          </w:p>
        </w:tc>
        <w:tc>
          <w:tcPr>
            <w:tcW w:w="739" w:type="dxa"/>
            <w:tcBorders>
              <w:top w:val="nil"/>
              <w:left w:val="nil"/>
              <w:bottom w:val="single" w:sz="4" w:space="0" w:color="B7B7B7"/>
              <w:right w:val="single" w:sz="4" w:space="0" w:color="B7B7B7"/>
            </w:tcBorders>
            <w:noWrap/>
            <w:vAlign w:val="center"/>
            <w:hideMark/>
          </w:tcPr>
          <w:p w14:paraId="05840EB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0.6963</w:t>
            </w:r>
          </w:p>
        </w:tc>
        <w:tc>
          <w:tcPr>
            <w:tcW w:w="677" w:type="dxa"/>
            <w:tcBorders>
              <w:top w:val="nil"/>
              <w:left w:val="nil"/>
              <w:bottom w:val="single" w:sz="4" w:space="0" w:color="B7B7B7"/>
              <w:right w:val="single" w:sz="4" w:space="0" w:color="B7B7B7"/>
            </w:tcBorders>
            <w:noWrap/>
            <w:vAlign w:val="center"/>
            <w:hideMark/>
          </w:tcPr>
          <w:p w14:paraId="3634A5C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0.6578</w:t>
            </w:r>
          </w:p>
        </w:tc>
        <w:tc>
          <w:tcPr>
            <w:tcW w:w="677" w:type="dxa"/>
            <w:tcBorders>
              <w:top w:val="nil"/>
              <w:left w:val="nil"/>
              <w:bottom w:val="single" w:sz="4" w:space="0" w:color="B7B7B7"/>
              <w:right w:val="single" w:sz="4" w:space="0" w:color="B7B7B7"/>
            </w:tcBorders>
            <w:noWrap/>
            <w:vAlign w:val="center"/>
            <w:hideMark/>
          </w:tcPr>
          <w:p w14:paraId="1CC9428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0.2807</w:t>
            </w:r>
          </w:p>
        </w:tc>
        <w:tc>
          <w:tcPr>
            <w:tcW w:w="739" w:type="dxa"/>
            <w:tcBorders>
              <w:top w:val="nil"/>
              <w:left w:val="nil"/>
              <w:bottom w:val="single" w:sz="4" w:space="0" w:color="B7B7B7"/>
              <w:right w:val="single" w:sz="4" w:space="0" w:color="B7B7B7"/>
            </w:tcBorders>
            <w:noWrap/>
            <w:vAlign w:val="center"/>
            <w:hideMark/>
          </w:tcPr>
          <w:p w14:paraId="7008F59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0.638</w:t>
            </w:r>
          </w:p>
        </w:tc>
        <w:tc>
          <w:tcPr>
            <w:tcW w:w="613" w:type="dxa"/>
            <w:tcBorders>
              <w:top w:val="nil"/>
              <w:left w:val="nil"/>
              <w:bottom w:val="single" w:sz="4" w:space="0" w:color="B7B7B7"/>
              <w:right w:val="single" w:sz="4" w:space="0" w:color="B7B7B7"/>
            </w:tcBorders>
            <w:noWrap/>
            <w:vAlign w:val="center"/>
            <w:hideMark/>
          </w:tcPr>
          <w:p w14:paraId="22C2EB4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0.9132</w:t>
            </w:r>
          </w:p>
        </w:tc>
      </w:tr>
      <w:tr w:rsidR="00076ADD" w:rsidRPr="00D118DE" w14:paraId="4CCD229F"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6F3133F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2020</w:t>
            </w:r>
          </w:p>
        </w:tc>
        <w:tc>
          <w:tcPr>
            <w:tcW w:w="1410" w:type="dxa"/>
            <w:tcBorders>
              <w:top w:val="nil"/>
              <w:left w:val="nil"/>
              <w:bottom w:val="single" w:sz="4" w:space="0" w:color="B7B7B7"/>
              <w:right w:val="single" w:sz="4" w:space="0" w:color="B7B7B7"/>
            </w:tcBorders>
            <w:noWrap/>
            <w:vAlign w:val="center"/>
            <w:hideMark/>
          </w:tcPr>
          <w:p w14:paraId="4DA4957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LogisticRegression</w:t>
            </w:r>
          </w:p>
        </w:tc>
        <w:tc>
          <w:tcPr>
            <w:tcW w:w="840" w:type="dxa"/>
            <w:tcBorders>
              <w:top w:val="nil"/>
              <w:left w:val="nil"/>
              <w:bottom w:val="single" w:sz="4" w:space="0" w:color="B7B7B7"/>
              <w:right w:val="single" w:sz="4" w:space="0" w:color="B7B7B7"/>
            </w:tcBorders>
            <w:noWrap/>
            <w:vAlign w:val="center"/>
            <w:hideMark/>
          </w:tcPr>
          <w:p w14:paraId="3E06587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0.445</w:t>
            </w:r>
          </w:p>
        </w:tc>
        <w:tc>
          <w:tcPr>
            <w:tcW w:w="782" w:type="dxa"/>
            <w:tcBorders>
              <w:top w:val="nil"/>
              <w:left w:val="nil"/>
              <w:bottom w:val="single" w:sz="4" w:space="0" w:color="B7B7B7"/>
              <w:right w:val="single" w:sz="4" w:space="0" w:color="B7B7B7"/>
            </w:tcBorders>
            <w:noWrap/>
            <w:vAlign w:val="center"/>
            <w:hideMark/>
          </w:tcPr>
          <w:p w14:paraId="147D629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0.6795</w:t>
            </w:r>
          </w:p>
        </w:tc>
        <w:tc>
          <w:tcPr>
            <w:tcW w:w="1242" w:type="dxa"/>
            <w:tcBorders>
              <w:top w:val="nil"/>
              <w:left w:val="nil"/>
              <w:bottom w:val="single" w:sz="4" w:space="0" w:color="B7B7B7"/>
              <w:right w:val="single" w:sz="4" w:space="0" w:color="B7B7B7"/>
            </w:tcBorders>
            <w:noWrap/>
            <w:vAlign w:val="center"/>
            <w:hideMark/>
          </w:tcPr>
          <w:p w14:paraId="293D0B8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0.6064</w:t>
            </w:r>
          </w:p>
        </w:tc>
        <w:tc>
          <w:tcPr>
            <w:tcW w:w="739" w:type="dxa"/>
            <w:tcBorders>
              <w:top w:val="nil"/>
              <w:left w:val="nil"/>
              <w:bottom w:val="single" w:sz="4" w:space="0" w:color="B7B7B7"/>
              <w:right w:val="single" w:sz="4" w:space="0" w:color="B7B7B7"/>
            </w:tcBorders>
            <w:noWrap/>
            <w:vAlign w:val="center"/>
            <w:hideMark/>
          </w:tcPr>
          <w:p w14:paraId="25EF585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0.7062</w:t>
            </w:r>
          </w:p>
        </w:tc>
        <w:tc>
          <w:tcPr>
            <w:tcW w:w="739" w:type="dxa"/>
            <w:tcBorders>
              <w:top w:val="nil"/>
              <w:left w:val="nil"/>
              <w:bottom w:val="single" w:sz="4" w:space="0" w:color="B7B7B7"/>
              <w:right w:val="single" w:sz="4" w:space="0" w:color="B7B7B7"/>
            </w:tcBorders>
            <w:noWrap/>
            <w:vAlign w:val="center"/>
            <w:hideMark/>
          </w:tcPr>
          <w:p w14:paraId="6A1CBA7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0.5067</w:t>
            </w:r>
          </w:p>
        </w:tc>
        <w:tc>
          <w:tcPr>
            <w:tcW w:w="677" w:type="dxa"/>
            <w:tcBorders>
              <w:top w:val="nil"/>
              <w:left w:val="nil"/>
              <w:bottom w:val="single" w:sz="4" w:space="0" w:color="B7B7B7"/>
              <w:right w:val="single" w:sz="4" w:space="0" w:color="B7B7B7"/>
            </w:tcBorders>
            <w:noWrap/>
            <w:vAlign w:val="center"/>
            <w:hideMark/>
          </w:tcPr>
          <w:p w14:paraId="6B2AAEF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0.7924</w:t>
            </w:r>
          </w:p>
        </w:tc>
        <w:tc>
          <w:tcPr>
            <w:tcW w:w="677" w:type="dxa"/>
            <w:tcBorders>
              <w:top w:val="nil"/>
              <w:left w:val="nil"/>
              <w:bottom w:val="single" w:sz="4" w:space="0" w:color="B7B7B7"/>
              <w:right w:val="single" w:sz="4" w:space="0" w:color="B7B7B7"/>
            </w:tcBorders>
            <w:noWrap/>
            <w:vAlign w:val="center"/>
            <w:hideMark/>
          </w:tcPr>
          <w:p w14:paraId="5F88037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0.2971</w:t>
            </w:r>
          </w:p>
        </w:tc>
        <w:tc>
          <w:tcPr>
            <w:tcW w:w="739" w:type="dxa"/>
            <w:tcBorders>
              <w:top w:val="nil"/>
              <w:left w:val="nil"/>
              <w:bottom w:val="single" w:sz="4" w:space="0" w:color="B7B7B7"/>
              <w:right w:val="single" w:sz="4" w:space="0" w:color="B7B7B7"/>
            </w:tcBorders>
            <w:noWrap/>
            <w:vAlign w:val="center"/>
            <w:hideMark/>
          </w:tcPr>
          <w:p w14:paraId="7FFABBA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0.6211</w:t>
            </w:r>
          </w:p>
        </w:tc>
        <w:tc>
          <w:tcPr>
            <w:tcW w:w="613" w:type="dxa"/>
            <w:tcBorders>
              <w:top w:val="nil"/>
              <w:left w:val="nil"/>
              <w:bottom w:val="single" w:sz="4" w:space="0" w:color="B7B7B7"/>
              <w:right w:val="single" w:sz="4" w:space="0" w:color="B7B7B7"/>
            </w:tcBorders>
            <w:noWrap/>
            <w:vAlign w:val="center"/>
            <w:hideMark/>
          </w:tcPr>
          <w:p w14:paraId="50FF0A4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0.9056</w:t>
            </w:r>
          </w:p>
        </w:tc>
      </w:tr>
      <w:tr w:rsidR="00076ADD" w:rsidRPr="00D118DE" w14:paraId="5DED21FB"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74B5FCF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2020</w:t>
            </w:r>
          </w:p>
        </w:tc>
        <w:tc>
          <w:tcPr>
            <w:tcW w:w="1410" w:type="dxa"/>
            <w:tcBorders>
              <w:top w:val="nil"/>
              <w:left w:val="nil"/>
              <w:bottom w:val="single" w:sz="4" w:space="0" w:color="B7B7B7"/>
              <w:right w:val="single" w:sz="4" w:space="0" w:color="B7B7B7"/>
            </w:tcBorders>
            <w:noWrap/>
            <w:vAlign w:val="center"/>
            <w:hideMark/>
          </w:tcPr>
          <w:p w14:paraId="04B642F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RandomForest</w:t>
            </w:r>
            <w:proofErr w:type="spellEnd"/>
          </w:p>
        </w:tc>
        <w:tc>
          <w:tcPr>
            <w:tcW w:w="840" w:type="dxa"/>
            <w:tcBorders>
              <w:top w:val="nil"/>
              <w:left w:val="nil"/>
              <w:bottom w:val="single" w:sz="4" w:space="0" w:color="B7B7B7"/>
              <w:right w:val="single" w:sz="4" w:space="0" w:color="B7B7B7"/>
            </w:tcBorders>
            <w:noWrap/>
            <w:vAlign w:val="center"/>
            <w:hideMark/>
          </w:tcPr>
          <w:p w14:paraId="5F347A5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0.835</w:t>
            </w:r>
          </w:p>
        </w:tc>
        <w:tc>
          <w:tcPr>
            <w:tcW w:w="782" w:type="dxa"/>
            <w:tcBorders>
              <w:top w:val="nil"/>
              <w:left w:val="nil"/>
              <w:bottom w:val="single" w:sz="4" w:space="0" w:color="B7B7B7"/>
              <w:right w:val="single" w:sz="4" w:space="0" w:color="B7B7B7"/>
            </w:tcBorders>
            <w:noWrap/>
            <w:vAlign w:val="center"/>
            <w:hideMark/>
          </w:tcPr>
          <w:p w14:paraId="7B4534D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0.595</w:t>
            </w:r>
          </w:p>
        </w:tc>
        <w:tc>
          <w:tcPr>
            <w:tcW w:w="1242" w:type="dxa"/>
            <w:tcBorders>
              <w:top w:val="nil"/>
              <w:left w:val="nil"/>
              <w:bottom w:val="single" w:sz="4" w:space="0" w:color="B7B7B7"/>
              <w:right w:val="single" w:sz="4" w:space="0" w:color="B7B7B7"/>
            </w:tcBorders>
            <w:noWrap/>
            <w:vAlign w:val="center"/>
            <w:hideMark/>
          </w:tcPr>
          <w:p w14:paraId="2908030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0.6242</w:t>
            </w:r>
          </w:p>
        </w:tc>
        <w:tc>
          <w:tcPr>
            <w:tcW w:w="739" w:type="dxa"/>
            <w:tcBorders>
              <w:top w:val="nil"/>
              <w:left w:val="nil"/>
              <w:bottom w:val="single" w:sz="4" w:space="0" w:color="B7B7B7"/>
              <w:right w:val="single" w:sz="4" w:space="0" w:color="B7B7B7"/>
            </w:tcBorders>
            <w:noWrap/>
            <w:vAlign w:val="center"/>
            <w:hideMark/>
          </w:tcPr>
          <w:p w14:paraId="3368F9F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0.5844</w:t>
            </w:r>
          </w:p>
        </w:tc>
        <w:tc>
          <w:tcPr>
            <w:tcW w:w="739" w:type="dxa"/>
            <w:tcBorders>
              <w:top w:val="nil"/>
              <w:left w:val="nil"/>
              <w:bottom w:val="single" w:sz="4" w:space="0" w:color="B7B7B7"/>
              <w:right w:val="single" w:sz="4" w:space="0" w:color="B7B7B7"/>
            </w:tcBorders>
            <w:noWrap/>
            <w:vAlign w:val="center"/>
            <w:hideMark/>
          </w:tcPr>
          <w:p w14:paraId="5D49303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0.664</w:t>
            </w:r>
          </w:p>
        </w:tc>
        <w:tc>
          <w:tcPr>
            <w:tcW w:w="677" w:type="dxa"/>
            <w:tcBorders>
              <w:top w:val="nil"/>
              <w:left w:val="nil"/>
              <w:bottom w:val="single" w:sz="4" w:space="0" w:color="B7B7B7"/>
              <w:right w:val="single" w:sz="4" w:space="0" w:color="B7B7B7"/>
            </w:tcBorders>
            <w:noWrap/>
            <w:vAlign w:val="center"/>
            <w:hideMark/>
          </w:tcPr>
          <w:p w14:paraId="5BCBD1D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0.7143</w:t>
            </w:r>
          </w:p>
        </w:tc>
        <w:tc>
          <w:tcPr>
            <w:tcW w:w="677" w:type="dxa"/>
            <w:tcBorders>
              <w:top w:val="nil"/>
              <w:left w:val="nil"/>
              <w:bottom w:val="single" w:sz="4" w:space="0" w:color="B7B7B7"/>
              <w:right w:val="single" w:sz="4" w:space="0" w:color="B7B7B7"/>
            </w:tcBorders>
            <w:noWrap/>
            <w:vAlign w:val="center"/>
            <w:hideMark/>
          </w:tcPr>
          <w:p w14:paraId="353E553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0.3048</w:t>
            </w:r>
          </w:p>
        </w:tc>
        <w:tc>
          <w:tcPr>
            <w:tcW w:w="739" w:type="dxa"/>
            <w:tcBorders>
              <w:top w:val="nil"/>
              <w:left w:val="nil"/>
              <w:bottom w:val="single" w:sz="4" w:space="0" w:color="B7B7B7"/>
              <w:right w:val="single" w:sz="4" w:space="0" w:color="B7B7B7"/>
            </w:tcBorders>
            <w:noWrap/>
            <w:vAlign w:val="center"/>
            <w:hideMark/>
          </w:tcPr>
          <w:p w14:paraId="3356E6B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0.6702</w:t>
            </w:r>
          </w:p>
        </w:tc>
        <w:tc>
          <w:tcPr>
            <w:tcW w:w="613" w:type="dxa"/>
            <w:tcBorders>
              <w:top w:val="nil"/>
              <w:left w:val="nil"/>
              <w:bottom w:val="single" w:sz="4" w:space="0" w:color="B7B7B7"/>
              <w:right w:val="single" w:sz="4" w:space="0" w:color="B7B7B7"/>
            </w:tcBorders>
            <w:noWrap/>
            <w:vAlign w:val="center"/>
            <w:hideMark/>
          </w:tcPr>
          <w:p w14:paraId="27DE7B0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0.9195</w:t>
            </w:r>
          </w:p>
        </w:tc>
      </w:tr>
      <w:tr w:rsidR="00076ADD" w:rsidRPr="00D118DE" w14:paraId="7DBD7691"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6D3D845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2020</w:t>
            </w:r>
          </w:p>
        </w:tc>
        <w:tc>
          <w:tcPr>
            <w:tcW w:w="1410" w:type="dxa"/>
            <w:tcBorders>
              <w:top w:val="nil"/>
              <w:left w:val="nil"/>
              <w:bottom w:val="single" w:sz="4" w:space="0" w:color="B7B7B7"/>
              <w:right w:val="single" w:sz="4" w:space="0" w:color="B7B7B7"/>
            </w:tcBorders>
            <w:noWrap/>
            <w:vAlign w:val="center"/>
            <w:hideMark/>
          </w:tcPr>
          <w:p w14:paraId="6C0B7FA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XGBoost</w:t>
            </w:r>
            <w:proofErr w:type="spellEnd"/>
          </w:p>
        </w:tc>
        <w:tc>
          <w:tcPr>
            <w:tcW w:w="840" w:type="dxa"/>
            <w:tcBorders>
              <w:top w:val="nil"/>
              <w:left w:val="nil"/>
              <w:bottom w:val="single" w:sz="4" w:space="0" w:color="B7B7B7"/>
              <w:right w:val="single" w:sz="4" w:space="0" w:color="B7B7B7"/>
            </w:tcBorders>
            <w:noWrap/>
            <w:vAlign w:val="center"/>
            <w:hideMark/>
          </w:tcPr>
          <w:p w14:paraId="102D3FC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0.82</w:t>
            </w:r>
          </w:p>
        </w:tc>
        <w:tc>
          <w:tcPr>
            <w:tcW w:w="782" w:type="dxa"/>
            <w:tcBorders>
              <w:top w:val="nil"/>
              <w:left w:val="nil"/>
              <w:bottom w:val="single" w:sz="4" w:space="0" w:color="B7B7B7"/>
              <w:right w:val="single" w:sz="4" w:space="0" w:color="B7B7B7"/>
            </w:tcBorders>
            <w:noWrap/>
            <w:vAlign w:val="center"/>
            <w:hideMark/>
          </w:tcPr>
          <w:p w14:paraId="32F37BF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0.7087</w:t>
            </w:r>
          </w:p>
        </w:tc>
        <w:tc>
          <w:tcPr>
            <w:tcW w:w="1242" w:type="dxa"/>
            <w:tcBorders>
              <w:top w:val="nil"/>
              <w:left w:val="nil"/>
              <w:bottom w:val="single" w:sz="4" w:space="0" w:color="B7B7B7"/>
              <w:right w:val="single" w:sz="4" w:space="0" w:color="B7B7B7"/>
            </w:tcBorders>
            <w:noWrap/>
            <w:vAlign w:val="center"/>
            <w:hideMark/>
          </w:tcPr>
          <w:p w14:paraId="41E8B7E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0.6278</w:t>
            </w:r>
          </w:p>
        </w:tc>
        <w:tc>
          <w:tcPr>
            <w:tcW w:w="739" w:type="dxa"/>
            <w:tcBorders>
              <w:top w:val="nil"/>
              <w:left w:val="nil"/>
              <w:bottom w:val="single" w:sz="4" w:space="0" w:color="B7B7B7"/>
              <w:right w:val="single" w:sz="4" w:space="0" w:color="B7B7B7"/>
            </w:tcBorders>
            <w:noWrap/>
            <w:vAlign w:val="center"/>
            <w:hideMark/>
          </w:tcPr>
          <w:p w14:paraId="17E42A0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0.7383</w:t>
            </w:r>
          </w:p>
        </w:tc>
        <w:tc>
          <w:tcPr>
            <w:tcW w:w="739" w:type="dxa"/>
            <w:tcBorders>
              <w:top w:val="nil"/>
              <w:left w:val="nil"/>
              <w:bottom w:val="single" w:sz="4" w:space="0" w:color="B7B7B7"/>
              <w:right w:val="single" w:sz="4" w:space="0" w:color="B7B7B7"/>
            </w:tcBorders>
            <w:noWrap/>
            <w:vAlign w:val="center"/>
            <w:hideMark/>
          </w:tcPr>
          <w:p w14:paraId="272E2EB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0.5173</w:t>
            </w:r>
          </w:p>
        </w:tc>
        <w:tc>
          <w:tcPr>
            <w:tcW w:w="677" w:type="dxa"/>
            <w:tcBorders>
              <w:top w:val="nil"/>
              <w:left w:val="nil"/>
              <w:bottom w:val="single" w:sz="4" w:space="0" w:color="B7B7B7"/>
              <w:right w:val="single" w:sz="4" w:space="0" w:color="B7B7B7"/>
            </w:tcBorders>
            <w:noWrap/>
            <w:vAlign w:val="center"/>
            <w:hideMark/>
          </w:tcPr>
          <w:p w14:paraId="31C2A48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0.8145</w:t>
            </w:r>
          </w:p>
        </w:tc>
        <w:tc>
          <w:tcPr>
            <w:tcW w:w="677" w:type="dxa"/>
            <w:tcBorders>
              <w:top w:val="nil"/>
              <w:left w:val="nil"/>
              <w:bottom w:val="single" w:sz="4" w:space="0" w:color="B7B7B7"/>
              <w:right w:val="single" w:sz="4" w:space="0" w:color="B7B7B7"/>
            </w:tcBorders>
            <w:noWrap/>
            <w:vAlign w:val="center"/>
            <w:hideMark/>
          </w:tcPr>
          <w:p w14:paraId="132DBF0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0.322</w:t>
            </w:r>
          </w:p>
        </w:tc>
        <w:tc>
          <w:tcPr>
            <w:tcW w:w="739" w:type="dxa"/>
            <w:tcBorders>
              <w:top w:val="nil"/>
              <w:left w:val="nil"/>
              <w:bottom w:val="single" w:sz="4" w:space="0" w:color="B7B7B7"/>
              <w:right w:val="single" w:sz="4" w:space="0" w:color="B7B7B7"/>
            </w:tcBorders>
            <w:noWrap/>
            <w:vAlign w:val="center"/>
            <w:hideMark/>
          </w:tcPr>
          <w:p w14:paraId="5D066B6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0.6684</w:t>
            </w:r>
          </w:p>
        </w:tc>
        <w:tc>
          <w:tcPr>
            <w:tcW w:w="613" w:type="dxa"/>
            <w:tcBorders>
              <w:top w:val="nil"/>
              <w:left w:val="nil"/>
              <w:bottom w:val="single" w:sz="4" w:space="0" w:color="B7B7B7"/>
              <w:right w:val="single" w:sz="4" w:space="0" w:color="B7B7B7"/>
            </w:tcBorders>
            <w:noWrap/>
            <w:vAlign w:val="center"/>
            <w:hideMark/>
          </w:tcPr>
          <w:p w14:paraId="5A530B8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0.9193</w:t>
            </w:r>
          </w:p>
        </w:tc>
      </w:tr>
      <w:tr w:rsidR="00076ADD" w:rsidRPr="00D118DE" w14:paraId="1D49BFEA" w14:textId="77777777" w:rsidTr="00076ADD">
        <w:trPr>
          <w:trHeight w:val="342"/>
        </w:trPr>
        <w:tc>
          <w:tcPr>
            <w:tcW w:w="621" w:type="dxa"/>
            <w:tcBorders>
              <w:top w:val="nil"/>
              <w:left w:val="single" w:sz="4" w:space="0" w:color="B7B7B7"/>
              <w:bottom w:val="single" w:sz="4" w:space="0" w:color="B7B7B7"/>
              <w:right w:val="single" w:sz="4" w:space="0" w:color="B7B7B7"/>
            </w:tcBorders>
            <w:shd w:val="clear" w:color="000000" w:fill="FFF2CC"/>
            <w:noWrap/>
            <w:vAlign w:val="center"/>
            <w:hideMark/>
          </w:tcPr>
          <w:p w14:paraId="687A973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2020</w:t>
            </w:r>
          </w:p>
        </w:tc>
        <w:tc>
          <w:tcPr>
            <w:tcW w:w="1410" w:type="dxa"/>
            <w:tcBorders>
              <w:top w:val="nil"/>
              <w:left w:val="nil"/>
              <w:bottom w:val="single" w:sz="4" w:space="0" w:color="B7B7B7"/>
              <w:right w:val="single" w:sz="4" w:space="0" w:color="B7B7B7"/>
            </w:tcBorders>
            <w:shd w:val="clear" w:color="000000" w:fill="FFF2CC"/>
            <w:noWrap/>
            <w:vAlign w:val="center"/>
            <w:hideMark/>
          </w:tcPr>
          <w:p w14:paraId="42088455"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proofErr w:type="spellStart"/>
            <w:r w:rsidRPr="00D118DE">
              <w:rPr>
                <w:rFonts w:ascii="맑은 고딕" w:eastAsia="맑은 고딕" w:hAnsi="맑은 고딕" w:cs="굴림" w:hint="eastAsia"/>
                <w:b/>
                <w:bCs/>
                <w:kern w:val="0"/>
                <w:sz w:val="12"/>
                <w:szCs w:val="12"/>
                <w14:ligatures w14:val="none"/>
              </w:rPr>
              <w:t>LightGBM</w:t>
            </w:r>
            <w:proofErr w:type="spellEnd"/>
          </w:p>
        </w:tc>
        <w:tc>
          <w:tcPr>
            <w:tcW w:w="840" w:type="dxa"/>
            <w:tcBorders>
              <w:top w:val="nil"/>
              <w:left w:val="nil"/>
              <w:bottom w:val="single" w:sz="4" w:space="0" w:color="B7B7B7"/>
              <w:right w:val="single" w:sz="4" w:space="0" w:color="B7B7B7"/>
            </w:tcBorders>
            <w:shd w:val="clear" w:color="000000" w:fill="FFF2CC"/>
            <w:noWrap/>
            <w:vAlign w:val="center"/>
            <w:hideMark/>
          </w:tcPr>
          <w:p w14:paraId="5BC978C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0.82</w:t>
            </w:r>
          </w:p>
        </w:tc>
        <w:tc>
          <w:tcPr>
            <w:tcW w:w="782" w:type="dxa"/>
            <w:tcBorders>
              <w:top w:val="nil"/>
              <w:left w:val="nil"/>
              <w:bottom w:val="single" w:sz="4" w:space="0" w:color="B7B7B7"/>
              <w:right w:val="single" w:sz="4" w:space="0" w:color="B7B7B7"/>
            </w:tcBorders>
            <w:shd w:val="clear" w:color="000000" w:fill="FFF2CC"/>
            <w:noWrap/>
            <w:vAlign w:val="center"/>
            <w:hideMark/>
          </w:tcPr>
          <w:p w14:paraId="5B2C856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0.7365</w:t>
            </w:r>
          </w:p>
        </w:tc>
        <w:tc>
          <w:tcPr>
            <w:tcW w:w="1242" w:type="dxa"/>
            <w:tcBorders>
              <w:top w:val="nil"/>
              <w:left w:val="nil"/>
              <w:bottom w:val="single" w:sz="4" w:space="0" w:color="B7B7B7"/>
              <w:right w:val="single" w:sz="4" w:space="0" w:color="B7B7B7"/>
            </w:tcBorders>
            <w:shd w:val="clear" w:color="000000" w:fill="FFF2CC"/>
            <w:noWrap/>
            <w:vAlign w:val="center"/>
            <w:hideMark/>
          </w:tcPr>
          <w:p w14:paraId="56077379"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0.636</w:t>
            </w:r>
          </w:p>
        </w:tc>
        <w:tc>
          <w:tcPr>
            <w:tcW w:w="739" w:type="dxa"/>
            <w:tcBorders>
              <w:top w:val="nil"/>
              <w:left w:val="nil"/>
              <w:bottom w:val="single" w:sz="4" w:space="0" w:color="B7B7B7"/>
              <w:right w:val="single" w:sz="4" w:space="0" w:color="B7B7B7"/>
            </w:tcBorders>
            <w:shd w:val="clear" w:color="000000" w:fill="FFF2CC"/>
            <w:noWrap/>
            <w:vAlign w:val="center"/>
            <w:hideMark/>
          </w:tcPr>
          <w:p w14:paraId="76E5D0B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0.7733</w:t>
            </w:r>
          </w:p>
        </w:tc>
        <w:tc>
          <w:tcPr>
            <w:tcW w:w="739" w:type="dxa"/>
            <w:tcBorders>
              <w:top w:val="nil"/>
              <w:left w:val="nil"/>
              <w:bottom w:val="single" w:sz="4" w:space="0" w:color="B7B7B7"/>
              <w:right w:val="single" w:sz="4" w:space="0" w:color="B7B7B7"/>
            </w:tcBorders>
            <w:shd w:val="clear" w:color="000000" w:fill="FFF2CC"/>
            <w:noWrap/>
            <w:vAlign w:val="center"/>
            <w:hideMark/>
          </w:tcPr>
          <w:p w14:paraId="698585B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0.4987</w:t>
            </w:r>
          </w:p>
        </w:tc>
        <w:tc>
          <w:tcPr>
            <w:tcW w:w="677" w:type="dxa"/>
            <w:tcBorders>
              <w:top w:val="nil"/>
              <w:left w:val="nil"/>
              <w:bottom w:val="single" w:sz="4" w:space="0" w:color="B7B7B7"/>
              <w:right w:val="single" w:sz="4" w:space="0" w:color="B7B7B7"/>
            </w:tcBorders>
            <w:shd w:val="clear" w:color="000000" w:fill="FFF2CC"/>
            <w:noWrap/>
            <w:vAlign w:val="center"/>
            <w:hideMark/>
          </w:tcPr>
          <w:p w14:paraId="42680AB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0.8357</w:t>
            </w:r>
          </w:p>
        </w:tc>
        <w:tc>
          <w:tcPr>
            <w:tcW w:w="677" w:type="dxa"/>
            <w:tcBorders>
              <w:top w:val="nil"/>
              <w:left w:val="nil"/>
              <w:bottom w:val="single" w:sz="4" w:space="0" w:color="B7B7B7"/>
              <w:right w:val="single" w:sz="4" w:space="0" w:color="B7B7B7"/>
            </w:tcBorders>
            <w:shd w:val="clear" w:color="000000" w:fill="FFF2CC"/>
            <w:noWrap/>
            <w:vAlign w:val="center"/>
            <w:hideMark/>
          </w:tcPr>
          <w:p w14:paraId="2C6FAF4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0.336</w:t>
            </w:r>
          </w:p>
        </w:tc>
        <w:tc>
          <w:tcPr>
            <w:tcW w:w="739" w:type="dxa"/>
            <w:tcBorders>
              <w:top w:val="nil"/>
              <w:left w:val="nil"/>
              <w:bottom w:val="single" w:sz="4" w:space="0" w:color="B7B7B7"/>
              <w:right w:val="single" w:sz="4" w:space="0" w:color="B7B7B7"/>
            </w:tcBorders>
            <w:shd w:val="clear" w:color="000000" w:fill="FFF2CC"/>
            <w:noWrap/>
            <w:vAlign w:val="center"/>
            <w:hideMark/>
          </w:tcPr>
          <w:p w14:paraId="53A4E5E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0.6726</w:t>
            </w:r>
          </w:p>
        </w:tc>
        <w:tc>
          <w:tcPr>
            <w:tcW w:w="613" w:type="dxa"/>
            <w:tcBorders>
              <w:top w:val="nil"/>
              <w:left w:val="nil"/>
              <w:bottom w:val="single" w:sz="4" w:space="0" w:color="B7B7B7"/>
              <w:right w:val="single" w:sz="4" w:space="0" w:color="B7B7B7"/>
            </w:tcBorders>
            <w:shd w:val="clear" w:color="000000" w:fill="FFF2CC"/>
            <w:noWrap/>
            <w:vAlign w:val="center"/>
            <w:hideMark/>
          </w:tcPr>
          <w:p w14:paraId="7813B87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0.9182</w:t>
            </w:r>
          </w:p>
        </w:tc>
      </w:tr>
      <w:tr w:rsidR="00076ADD" w:rsidRPr="00D118DE" w14:paraId="490A96B6"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31543CF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2021</w:t>
            </w:r>
          </w:p>
        </w:tc>
        <w:tc>
          <w:tcPr>
            <w:tcW w:w="1410" w:type="dxa"/>
            <w:tcBorders>
              <w:top w:val="nil"/>
              <w:left w:val="nil"/>
              <w:bottom w:val="single" w:sz="4" w:space="0" w:color="B7B7B7"/>
              <w:right w:val="single" w:sz="4" w:space="0" w:color="B7B7B7"/>
            </w:tcBorders>
            <w:noWrap/>
            <w:vAlign w:val="center"/>
            <w:hideMark/>
          </w:tcPr>
          <w:p w14:paraId="07B48C9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LogisticRegression</w:t>
            </w:r>
          </w:p>
        </w:tc>
        <w:tc>
          <w:tcPr>
            <w:tcW w:w="840" w:type="dxa"/>
            <w:tcBorders>
              <w:top w:val="nil"/>
              <w:left w:val="nil"/>
              <w:bottom w:val="single" w:sz="4" w:space="0" w:color="B7B7B7"/>
              <w:right w:val="single" w:sz="4" w:space="0" w:color="B7B7B7"/>
            </w:tcBorders>
            <w:noWrap/>
            <w:vAlign w:val="center"/>
            <w:hideMark/>
          </w:tcPr>
          <w:p w14:paraId="3482CFD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0.53</w:t>
            </w:r>
          </w:p>
        </w:tc>
        <w:tc>
          <w:tcPr>
            <w:tcW w:w="782" w:type="dxa"/>
            <w:tcBorders>
              <w:top w:val="nil"/>
              <w:left w:val="nil"/>
              <w:bottom w:val="single" w:sz="4" w:space="0" w:color="B7B7B7"/>
              <w:right w:val="single" w:sz="4" w:space="0" w:color="B7B7B7"/>
            </w:tcBorders>
            <w:noWrap/>
            <w:vAlign w:val="center"/>
            <w:hideMark/>
          </w:tcPr>
          <w:p w14:paraId="196CCB3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0.5132</w:t>
            </w:r>
          </w:p>
        </w:tc>
        <w:tc>
          <w:tcPr>
            <w:tcW w:w="1242" w:type="dxa"/>
            <w:tcBorders>
              <w:top w:val="nil"/>
              <w:left w:val="nil"/>
              <w:bottom w:val="single" w:sz="4" w:space="0" w:color="B7B7B7"/>
              <w:right w:val="single" w:sz="4" w:space="0" w:color="B7B7B7"/>
            </w:tcBorders>
            <w:noWrap/>
            <w:vAlign w:val="center"/>
            <w:hideMark/>
          </w:tcPr>
          <w:p w14:paraId="7DBCE1D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0.5855</w:t>
            </w:r>
          </w:p>
        </w:tc>
        <w:tc>
          <w:tcPr>
            <w:tcW w:w="739" w:type="dxa"/>
            <w:tcBorders>
              <w:top w:val="nil"/>
              <w:left w:val="nil"/>
              <w:bottom w:val="single" w:sz="4" w:space="0" w:color="B7B7B7"/>
              <w:right w:val="single" w:sz="4" w:space="0" w:color="B7B7B7"/>
            </w:tcBorders>
            <w:noWrap/>
            <w:vAlign w:val="center"/>
            <w:hideMark/>
          </w:tcPr>
          <w:p w14:paraId="523094F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0.4957</w:t>
            </w:r>
          </w:p>
        </w:tc>
        <w:tc>
          <w:tcPr>
            <w:tcW w:w="739" w:type="dxa"/>
            <w:tcBorders>
              <w:top w:val="nil"/>
              <w:left w:val="nil"/>
              <w:bottom w:val="single" w:sz="4" w:space="0" w:color="B7B7B7"/>
              <w:right w:val="single" w:sz="4" w:space="0" w:color="B7B7B7"/>
            </w:tcBorders>
            <w:noWrap/>
            <w:vAlign w:val="center"/>
            <w:hideMark/>
          </w:tcPr>
          <w:p w14:paraId="2CCF0FC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0.6753</w:t>
            </w:r>
          </w:p>
        </w:tc>
        <w:tc>
          <w:tcPr>
            <w:tcW w:w="677" w:type="dxa"/>
            <w:tcBorders>
              <w:top w:val="nil"/>
              <w:left w:val="nil"/>
              <w:bottom w:val="single" w:sz="4" w:space="0" w:color="B7B7B7"/>
              <w:right w:val="single" w:sz="4" w:space="0" w:color="B7B7B7"/>
            </w:tcBorders>
            <w:noWrap/>
            <w:vAlign w:val="center"/>
            <w:hideMark/>
          </w:tcPr>
          <w:p w14:paraId="1E9C6B6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0.6477</w:t>
            </w:r>
          </w:p>
        </w:tc>
        <w:tc>
          <w:tcPr>
            <w:tcW w:w="677" w:type="dxa"/>
            <w:tcBorders>
              <w:top w:val="nil"/>
              <w:left w:val="nil"/>
              <w:bottom w:val="single" w:sz="4" w:space="0" w:color="B7B7B7"/>
              <w:right w:val="single" w:sz="4" w:space="0" w:color="B7B7B7"/>
            </w:tcBorders>
            <w:noWrap/>
            <w:vAlign w:val="center"/>
            <w:hideMark/>
          </w:tcPr>
          <w:p w14:paraId="71D0434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0.2124</w:t>
            </w:r>
          </w:p>
        </w:tc>
        <w:tc>
          <w:tcPr>
            <w:tcW w:w="739" w:type="dxa"/>
            <w:tcBorders>
              <w:top w:val="nil"/>
              <w:left w:val="nil"/>
              <w:bottom w:val="single" w:sz="4" w:space="0" w:color="B7B7B7"/>
              <w:right w:val="single" w:sz="4" w:space="0" w:color="B7B7B7"/>
            </w:tcBorders>
            <w:noWrap/>
            <w:vAlign w:val="center"/>
            <w:hideMark/>
          </w:tcPr>
          <w:p w14:paraId="5DB1C8D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0.6067</w:t>
            </w:r>
          </w:p>
        </w:tc>
        <w:tc>
          <w:tcPr>
            <w:tcW w:w="613" w:type="dxa"/>
            <w:tcBorders>
              <w:top w:val="nil"/>
              <w:left w:val="nil"/>
              <w:bottom w:val="single" w:sz="4" w:space="0" w:color="B7B7B7"/>
              <w:right w:val="single" w:sz="4" w:space="0" w:color="B7B7B7"/>
            </w:tcBorders>
            <w:noWrap/>
            <w:vAlign w:val="center"/>
            <w:hideMark/>
          </w:tcPr>
          <w:p w14:paraId="0873D0F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0.9303</w:t>
            </w:r>
          </w:p>
        </w:tc>
      </w:tr>
      <w:tr w:rsidR="00076ADD" w:rsidRPr="00D118DE" w14:paraId="51464161"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3644A06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2021</w:t>
            </w:r>
          </w:p>
        </w:tc>
        <w:tc>
          <w:tcPr>
            <w:tcW w:w="1410" w:type="dxa"/>
            <w:tcBorders>
              <w:top w:val="nil"/>
              <w:left w:val="nil"/>
              <w:bottom w:val="single" w:sz="4" w:space="0" w:color="B7B7B7"/>
              <w:right w:val="single" w:sz="4" w:space="0" w:color="B7B7B7"/>
            </w:tcBorders>
            <w:noWrap/>
            <w:vAlign w:val="center"/>
            <w:hideMark/>
          </w:tcPr>
          <w:p w14:paraId="01CB6D6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RandomForest</w:t>
            </w:r>
            <w:proofErr w:type="spellEnd"/>
          </w:p>
        </w:tc>
        <w:tc>
          <w:tcPr>
            <w:tcW w:w="840" w:type="dxa"/>
            <w:tcBorders>
              <w:top w:val="nil"/>
              <w:left w:val="nil"/>
              <w:bottom w:val="single" w:sz="4" w:space="0" w:color="B7B7B7"/>
              <w:right w:val="single" w:sz="4" w:space="0" w:color="B7B7B7"/>
            </w:tcBorders>
            <w:noWrap/>
            <w:vAlign w:val="center"/>
            <w:hideMark/>
          </w:tcPr>
          <w:p w14:paraId="743119A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0.875</w:t>
            </w:r>
          </w:p>
        </w:tc>
        <w:tc>
          <w:tcPr>
            <w:tcW w:w="782" w:type="dxa"/>
            <w:tcBorders>
              <w:top w:val="nil"/>
              <w:left w:val="nil"/>
              <w:bottom w:val="single" w:sz="4" w:space="0" w:color="B7B7B7"/>
              <w:right w:val="single" w:sz="4" w:space="0" w:color="B7B7B7"/>
            </w:tcBorders>
            <w:noWrap/>
            <w:vAlign w:val="center"/>
            <w:hideMark/>
          </w:tcPr>
          <w:p w14:paraId="1AB1101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0.5991</w:t>
            </w:r>
          </w:p>
        </w:tc>
        <w:tc>
          <w:tcPr>
            <w:tcW w:w="1242" w:type="dxa"/>
            <w:tcBorders>
              <w:top w:val="nil"/>
              <w:left w:val="nil"/>
              <w:bottom w:val="single" w:sz="4" w:space="0" w:color="B7B7B7"/>
              <w:right w:val="single" w:sz="4" w:space="0" w:color="B7B7B7"/>
            </w:tcBorders>
            <w:noWrap/>
            <w:vAlign w:val="center"/>
            <w:hideMark/>
          </w:tcPr>
          <w:p w14:paraId="15C2B0E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0.5995</w:t>
            </w:r>
          </w:p>
        </w:tc>
        <w:tc>
          <w:tcPr>
            <w:tcW w:w="739" w:type="dxa"/>
            <w:tcBorders>
              <w:top w:val="nil"/>
              <w:left w:val="nil"/>
              <w:bottom w:val="single" w:sz="4" w:space="0" w:color="B7B7B7"/>
              <w:right w:val="single" w:sz="4" w:space="0" w:color="B7B7B7"/>
            </w:tcBorders>
            <w:noWrap/>
            <w:vAlign w:val="center"/>
            <w:hideMark/>
          </w:tcPr>
          <w:p w14:paraId="6909350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0.599</w:t>
            </w:r>
          </w:p>
        </w:tc>
        <w:tc>
          <w:tcPr>
            <w:tcW w:w="739" w:type="dxa"/>
            <w:tcBorders>
              <w:top w:val="nil"/>
              <w:left w:val="nil"/>
              <w:bottom w:val="single" w:sz="4" w:space="0" w:color="B7B7B7"/>
              <w:right w:val="single" w:sz="4" w:space="0" w:color="B7B7B7"/>
            </w:tcBorders>
            <w:noWrap/>
            <w:vAlign w:val="center"/>
            <w:hideMark/>
          </w:tcPr>
          <w:p w14:paraId="214446B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w:t>
            </w:r>
          </w:p>
        </w:tc>
        <w:tc>
          <w:tcPr>
            <w:tcW w:w="677" w:type="dxa"/>
            <w:tcBorders>
              <w:top w:val="nil"/>
              <w:left w:val="nil"/>
              <w:bottom w:val="single" w:sz="4" w:space="0" w:color="B7B7B7"/>
              <w:right w:val="single" w:sz="4" w:space="0" w:color="B7B7B7"/>
            </w:tcBorders>
            <w:noWrap/>
            <w:vAlign w:val="center"/>
            <w:hideMark/>
          </w:tcPr>
          <w:p w14:paraId="5359363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0.7296</w:t>
            </w:r>
          </w:p>
        </w:tc>
        <w:tc>
          <w:tcPr>
            <w:tcW w:w="677" w:type="dxa"/>
            <w:tcBorders>
              <w:top w:val="nil"/>
              <w:left w:val="nil"/>
              <w:bottom w:val="single" w:sz="4" w:space="0" w:color="B7B7B7"/>
              <w:right w:val="single" w:sz="4" w:space="0" w:color="B7B7B7"/>
            </w:tcBorders>
            <w:noWrap/>
            <w:vAlign w:val="center"/>
            <w:hideMark/>
          </w:tcPr>
          <w:p w14:paraId="2081B91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0.2255</w:t>
            </w:r>
          </w:p>
        </w:tc>
        <w:tc>
          <w:tcPr>
            <w:tcW w:w="739" w:type="dxa"/>
            <w:tcBorders>
              <w:top w:val="nil"/>
              <w:left w:val="nil"/>
              <w:bottom w:val="single" w:sz="4" w:space="0" w:color="B7B7B7"/>
              <w:right w:val="single" w:sz="4" w:space="0" w:color="B7B7B7"/>
            </w:tcBorders>
            <w:noWrap/>
            <w:vAlign w:val="center"/>
            <w:hideMark/>
          </w:tcPr>
          <w:p w14:paraId="2BA7854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0.6269</w:t>
            </w:r>
          </w:p>
        </w:tc>
        <w:tc>
          <w:tcPr>
            <w:tcW w:w="613" w:type="dxa"/>
            <w:tcBorders>
              <w:top w:val="nil"/>
              <w:left w:val="nil"/>
              <w:bottom w:val="single" w:sz="4" w:space="0" w:color="B7B7B7"/>
              <w:right w:val="single" w:sz="4" w:space="0" w:color="B7B7B7"/>
            </w:tcBorders>
            <w:noWrap/>
            <w:vAlign w:val="center"/>
            <w:hideMark/>
          </w:tcPr>
          <w:p w14:paraId="54B08BF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0.935</w:t>
            </w:r>
          </w:p>
        </w:tc>
      </w:tr>
      <w:tr w:rsidR="00076ADD" w:rsidRPr="00D118DE" w14:paraId="69A31625" w14:textId="77777777" w:rsidTr="00076ADD">
        <w:trPr>
          <w:trHeight w:val="342"/>
        </w:trPr>
        <w:tc>
          <w:tcPr>
            <w:tcW w:w="621" w:type="dxa"/>
            <w:tcBorders>
              <w:top w:val="nil"/>
              <w:left w:val="single" w:sz="4" w:space="0" w:color="B7B7B7"/>
              <w:bottom w:val="single" w:sz="4" w:space="0" w:color="B7B7B7"/>
              <w:right w:val="single" w:sz="4" w:space="0" w:color="B7B7B7"/>
            </w:tcBorders>
            <w:shd w:val="clear" w:color="000000" w:fill="FFF2CC"/>
            <w:noWrap/>
            <w:vAlign w:val="center"/>
            <w:hideMark/>
          </w:tcPr>
          <w:p w14:paraId="0F47004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2021</w:t>
            </w:r>
          </w:p>
        </w:tc>
        <w:tc>
          <w:tcPr>
            <w:tcW w:w="1410" w:type="dxa"/>
            <w:tcBorders>
              <w:top w:val="nil"/>
              <w:left w:val="nil"/>
              <w:bottom w:val="single" w:sz="4" w:space="0" w:color="B7B7B7"/>
              <w:right w:val="single" w:sz="4" w:space="0" w:color="B7B7B7"/>
            </w:tcBorders>
            <w:shd w:val="clear" w:color="000000" w:fill="FFF2CC"/>
            <w:noWrap/>
            <w:vAlign w:val="center"/>
            <w:hideMark/>
          </w:tcPr>
          <w:p w14:paraId="31E3708D"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proofErr w:type="spellStart"/>
            <w:r w:rsidRPr="00D118DE">
              <w:rPr>
                <w:rFonts w:ascii="맑은 고딕" w:eastAsia="맑은 고딕" w:hAnsi="맑은 고딕" w:cs="굴림" w:hint="eastAsia"/>
                <w:b/>
                <w:bCs/>
                <w:kern w:val="0"/>
                <w:sz w:val="12"/>
                <w:szCs w:val="12"/>
                <w14:ligatures w14:val="none"/>
              </w:rPr>
              <w:t>XGBoost</w:t>
            </w:r>
            <w:proofErr w:type="spellEnd"/>
          </w:p>
        </w:tc>
        <w:tc>
          <w:tcPr>
            <w:tcW w:w="840" w:type="dxa"/>
            <w:tcBorders>
              <w:top w:val="nil"/>
              <w:left w:val="nil"/>
              <w:bottom w:val="single" w:sz="4" w:space="0" w:color="B7B7B7"/>
              <w:right w:val="single" w:sz="4" w:space="0" w:color="B7B7B7"/>
            </w:tcBorders>
            <w:shd w:val="clear" w:color="000000" w:fill="FFF2CC"/>
            <w:noWrap/>
            <w:vAlign w:val="center"/>
            <w:hideMark/>
          </w:tcPr>
          <w:p w14:paraId="7D619E3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0.88</w:t>
            </w:r>
          </w:p>
        </w:tc>
        <w:tc>
          <w:tcPr>
            <w:tcW w:w="782" w:type="dxa"/>
            <w:tcBorders>
              <w:top w:val="nil"/>
              <w:left w:val="nil"/>
              <w:bottom w:val="single" w:sz="4" w:space="0" w:color="B7B7B7"/>
              <w:right w:val="single" w:sz="4" w:space="0" w:color="B7B7B7"/>
            </w:tcBorders>
            <w:shd w:val="clear" w:color="000000" w:fill="FFF2CC"/>
            <w:noWrap/>
            <w:vAlign w:val="center"/>
            <w:hideMark/>
          </w:tcPr>
          <w:p w14:paraId="2500CC9A"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0.6435</w:t>
            </w:r>
          </w:p>
        </w:tc>
        <w:tc>
          <w:tcPr>
            <w:tcW w:w="1242" w:type="dxa"/>
            <w:tcBorders>
              <w:top w:val="nil"/>
              <w:left w:val="nil"/>
              <w:bottom w:val="single" w:sz="4" w:space="0" w:color="B7B7B7"/>
              <w:right w:val="single" w:sz="4" w:space="0" w:color="B7B7B7"/>
            </w:tcBorders>
            <w:shd w:val="clear" w:color="000000" w:fill="FFF2CC"/>
            <w:noWrap/>
            <w:vAlign w:val="center"/>
            <w:hideMark/>
          </w:tcPr>
          <w:p w14:paraId="2AB5F136"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0.6001</w:t>
            </w:r>
          </w:p>
        </w:tc>
        <w:tc>
          <w:tcPr>
            <w:tcW w:w="739" w:type="dxa"/>
            <w:tcBorders>
              <w:top w:val="nil"/>
              <w:left w:val="nil"/>
              <w:bottom w:val="single" w:sz="4" w:space="0" w:color="B7B7B7"/>
              <w:right w:val="single" w:sz="4" w:space="0" w:color="B7B7B7"/>
            </w:tcBorders>
            <w:shd w:val="clear" w:color="000000" w:fill="FFF2CC"/>
            <w:noWrap/>
            <w:vAlign w:val="center"/>
            <w:hideMark/>
          </w:tcPr>
          <w:p w14:paraId="20F3601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0.6539</w:t>
            </w:r>
          </w:p>
        </w:tc>
        <w:tc>
          <w:tcPr>
            <w:tcW w:w="739" w:type="dxa"/>
            <w:tcBorders>
              <w:top w:val="nil"/>
              <w:left w:val="nil"/>
              <w:bottom w:val="single" w:sz="4" w:space="0" w:color="B7B7B7"/>
              <w:right w:val="single" w:sz="4" w:space="0" w:color="B7B7B7"/>
            </w:tcBorders>
            <w:shd w:val="clear" w:color="000000" w:fill="FFF2CC"/>
            <w:noWrap/>
            <w:vAlign w:val="center"/>
            <w:hideMark/>
          </w:tcPr>
          <w:p w14:paraId="33BAF48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0.5462</w:t>
            </w:r>
          </w:p>
        </w:tc>
        <w:tc>
          <w:tcPr>
            <w:tcW w:w="677" w:type="dxa"/>
            <w:tcBorders>
              <w:top w:val="nil"/>
              <w:left w:val="nil"/>
              <w:bottom w:val="single" w:sz="4" w:space="0" w:color="B7B7B7"/>
              <w:right w:val="single" w:sz="4" w:space="0" w:color="B7B7B7"/>
            </w:tcBorders>
            <w:shd w:val="clear" w:color="000000" w:fill="FFF2CC"/>
            <w:noWrap/>
            <w:vAlign w:val="center"/>
            <w:hideMark/>
          </w:tcPr>
          <w:p w14:paraId="2644B20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0.7681</w:t>
            </w:r>
          </w:p>
        </w:tc>
        <w:tc>
          <w:tcPr>
            <w:tcW w:w="677" w:type="dxa"/>
            <w:tcBorders>
              <w:top w:val="nil"/>
              <w:left w:val="nil"/>
              <w:bottom w:val="single" w:sz="4" w:space="0" w:color="B7B7B7"/>
              <w:right w:val="single" w:sz="4" w:space="0" w:color="B7B7B7"/>
            </w:tcBorders>
            <w:shd w:val="clear" w:color="000000" w:fill="FFF2CC"/>
            <w:noWrap/>
            <w:vAlign w:val="center"/>
            <w:hideMark/>
          </w:tcPr>
          <w:p w14:paraId="346E39C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0.2296</w:t>
            </w:r>
          </w:p>
        </w:tc>
        <w:tc>
          <w:tcPr>
            <w:tcW w:w="739" w:type="dxa"/>
            <w:tcBorders>
              <w:top w:val="nil"/>
              <w:left w:val="nil"/>
              <w:bottom w:val="single" w:sz="4" w:space="0" w:color="B7B7B7"/>
              <w:right w:val="single" w:sz="4" w:space="0" w:color="B7B7B7"/>
            </w:tcBorders>
            <w:shd w:val="clear" w:color="000000" w:fill="FFF2CC"/>
            <w:noWrap/>
            <w:vAlign w:val="center"/>
            <w:hideMark/>
          </w:tcPr>
          <w:p w14:paraId="03AAE6C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0.6355</w:t>
            </w:r>
          </w:p>
        </w:tc>
        <w:tc>
          <w:tcPr>
            <w:tcW w:w="613" w:type="dxa"/>
            <w:tcBorders>
              <w:top w:val="nil"/>
              <w:left w:val="nil"/>
              <w:bottom w:val="single" w:sz="4" w:space="0" w:color="B7B7B7"/>
              <w:right w:val="single" w:sz="4" w:space="0" w:color="B7B7B7"/>
            </w:tcBorders>
            <w:shd w:val="clear" w:color="000000" w:fill="FFF2CC"/>
            <w:noWrap/>
            <w:vAlign w:val="center"/>
            <w:hideMark/>
          </w:tcPr>
          <w:p w14:paraId="4E641A3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0.9375</w:t>
            </w:r>
          </w:p>
        </w:tc>
      </w:tr>
      <w:tr w:rsidR="00076ADD" w:rsidRPr="00D118DE" w14:paraId="23F1E03C"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309577F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2021</w:t>
            </w:r>
          </w:p>
        </w:tc>
        <w:tc>
          <w:tcPr>
            <w:tcW w:w="1410" w:type="dxa"/>
            <w:tcBorders>
              <w:top w:val="nil"/>
              <w:left w:val="nil"/>
              <w:bottom w:val="single" w:sz="4" w:space="0" w:color="B7B7B7"/>
              <w:right w:val="single" w:sz="4" w:space="0" w:color="B7B7B7"/>
            </w:tcBorders>
            <w:noWrap/>
            <w:vAlign w:val="center"/>
            <w:hideMark/>
          </w:tcPr>
          <w:p w14:paraId="7127EF2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LightGBM</w:t>
            </w:r>
            <w:proofErr w:type="spellEnd"/>
          </w:p>
        </w:tc>
        <w:tc>
          <w:tcPr>
            <w:tcW w:w="840" w:type="dxa"/>
            <w:tcBorders>
              <w:top w:val="nil"/>
              <w:left w:val="nil"/>
              <w:bottom w:val="single" w:sz="4" w:space="0" w:color="B7B7B7"/>
              <w:right w:val="single" w:sz="4" w:space="0" w:color="B7B7B7"/>
            </w:tcBorders>
            <w:noWrap/>
            <w:vAlign w:val="center"/>
            <w:hideMark/>
          </w:tcPr>
          <w:p w14:paraId="240DD23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0.895</w:t>
            </w:r>
          </w:p>
        </w:tc>
        <w:tc>
          <w:tcPr>
            <w:tcW w:w="782" w:type="dxa"/>
            <w:tcBorders>
              <w:top w:val="nil"/>
              <w:left w:val="nil"/>
              <w:bottom w:val="single" w:sz="4" w:space="0" w:color="B7B7B7"/>
              <w:right w:val="single" w:sz="4" w:space="0" w:color="B7B7B7"/>
            </w:tcBorders>
            <w:noWrap/>
            <w:vAlign w:val="center"/>
            <w:hideMark/>
          </w:tcPr>
          <w:p w14:paraId="4146E40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0.5592</w:t>
            </w:r>
          </w:p>
        </w:tc>
        <w:tc>
          <w:tcPr>
            <w:tcW w:w="1242" w:type="dxa"/>
            <w:tcBorders>
              <w:top w:val="nil"/>
              <w:left w:val="nil"/>
              <w:bottom w:val="single" w:sz="4" w:space="0" w:color="B7B7B7"/>
              <w:right w:val="single" w:sz="4" w:space="0" w:color="B7B7B7"/>
            </w:tcBorders>
            <w:noWrap/>
            <w:vAlign w:val="center"/>
            <w:hideMark/>
          </w:tcPr>
          <w:p w14:paraId="57A7663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0.5937</w:t>
            </w:r>
          </w:p>
        </w:tc>
        <w:tc>
          <w:tcPr>
            <w:tcW w:w="739" w:type="dxa"/>
            <w:tcBorders>
              <w:top w:val="nil"/>
              <w:left w:val="nil"/>
              <w:bottom w:val="single" w:sz="4" w:space="0" w:color="B7B7B7"/>
              <w:right w:val="single" w:sz="4" w:space="0" w:color="B7B7B7"/>
            </w:tcBorders>
            <w:noWrap/>
            <w:vAlign w:val="center"/>
            <w:hideMark/>
          </w:tcPr>
          <w:p w14:paraId="4C084AB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0.5508</w:t>
            </w:r>
          </w:p>
        </w:tc>
        <w:tc>
          <w:tcPr>
            <w:tcW w:w="739" w:type="dxa"/>
            <w:tcBorders>
              <w:top w:val="nil"/>
              <w:left w:val="nil"/>
              <w:bottom w:val="single" w:sz="4" w:space="0" w:color="B7B7B7"/>
              <w:right w:val="single" w:sz="4" w:space="0" w:color="B7B7B7"/>
            </w:tcBorders>
            <w:noWrap/>
            <w:vAlign w:val="center"/>
            <w:hideMark/>
          </w:tcPr>
          <w:p w14:paraId="7527B51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0.6366</w:t>
            </w:r>
          </w:p>
        </w:tc>
        <w:tc>
          <w:tcPr>
            <w:tcW w:w="677" w:type="dxa"/>
            <w:tcBorders>
              <w:top w:val="nil"/>
              <w:left w:val="nil"/>
              <w:bottom w:val="single" w:sz="4" w:space="0" w:color="B7B7B7"/>
              <w:right w:val="single" w:sz="4" w:space="0" w:color="B7B7B7"/>
            </w:tcBorders>
            <w:noWrap/>
            <w:vAlign w:val="center"/>
            <w:hideMark/>
          </w:tcPr>
          <w:p w14:paraId="0F5BD07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0.6929</w:t>
            </w:r>
          </w:p>
        </w:tc>
        <w:tc>
          <w:tcPr>
            <w:tcW w:w="677" w:type="dxa"/>
            <w:tcBorders>
              <w:top w:val="nil"/>
              <w:left w:val="nil"/>
              <w:bottom w:val="single" w:sz="4" w:space="0" w:color="B7B7B7"/>
              <w:right w:val="single" w:sz="4" w:space="0" w:color="B7B7B7"/>
            </w:tcBorders>
            <w:noWrap/>
            <w:vAlign w:val="center"/>
            <w:hideMark/>
          </w:tcPr>
          <w:p w14:paraId="5058F7E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0.2193</w:t>
            </w:r>
          </w:p>
        </w:tc>
        <w:tc>
          <w:tcPr>
            <w:tcW w:w="739" w:type="dxa"/>
            <w:tcBorders>
              <w:top w:val="nil"/>
              <w:left w:val="nil"/>
              <w:bottom w:val="single" w:sz="4" w:space="0" w:color="B7B7B7"/>
              <w:right w:val="single" w:sz="4" w:space="0" w:color="B7B7B7"/>
            </w:tcBorders>
            <w:noWrap/>
            <w:vAlign w:val="center"/>
            <w:hideMark/>
          </w:tcPr>
          <w:p w14:paraId="002AA21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0.6347</w:t>
            </w:r>
          </w:p>
        </w:tc>
        <w:tc>
          <w:tcPr>
            <w:tcW w:w="613" w:type="dxa"/>
            <w:tcBorders>
              <w:top w:val="nil"/>
              <w:left w:val="nil"/>
              <w:bottom w:val="single" w:sz="4" w:space="0" w:color="B7B7B7"/>
              <w:right w:val="single" w:sz="4" w:space="0" w:color="B7B7B7"/>
            </w:tcBorders>
            <w:noWrap/>
            <w:vAlign w:val="center"/>
            <w:hideMark/>
          </w:tcPr>
          <w:p w14:paraId="7E9867E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0.9379</w:t>
            </w:r>
          </w:p>
        </w:tc>
      </w:tr>
      <w:tr w:rsidR="00076ADD" w:rsidRPr="00D118DE" w14:paraId="5694D790"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11342EB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2022</w:t>
            </w:r>
          </w:p>
        </w:tc>
        <w:tc>
          <w:tcPr>
            <w:tcW w:w="1410" w:type="dxa"/>
            <w:tcBorders>
              <w:top w:val="nil"/>
              <w:left w:val="nil"/>
              <w:bottom w:val="single" w:sz="4" w:space="0" w:color="B7B7B7"/>
              <w:right w:val="single" w:sz="4" w:space="0" w:color="B7B7B7"/>
            </w:tcBorders>
            <w:noWrap/>
            <w:vAlign w:val="center"/>
            <w:hideMark/>
          </w:tcPr>
          <w:p w14:paraId="19F1294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LogisticRegression</w:t>
            </w:r>
          </w:p>
        </w:tc>
        <w:tc>
          <w:tcPr>
            <w:tcW w:w="840" w:type="dxa"/>
            <w:tcBorders>
              <w:top w:val="nil"/>
              <w:left w:val="nil"/>
              <w:bottom w:val="single" w:sz="4" w:space="0" w:color="B7B7B7"/>
              <w:right w:val="single" w:sz="4" w:space="0" w:color="B7B7B7"/>
            </w:tcBorders>
            <w:noWrap/>
            <w:vAlign w:val="center"/>
            <w:hideMark/>
          </w:tcPr>
          <w:p w14:paraId="53C959D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0.495</w:t>
            </w:r>
          </w:p>
        </w:tc>
        <w:tc>
          <w:tcPr>
            <w:tcW w:w="782" w:type="dxa"/>
            <w:tcBorders>
              <w:top w:val="nil"/>
              <w:left w:val="nil"/>
              <w:bottom w:val="single" w:sz="4" w:space="0" w:color="B7B7B7"/>
              <w:right w:val="single" w:sz="4" w:space="0" w:color="B7B7B7"/>
            </w:tcBorders>
            <w:noWrap/>
            <w:vAlign w:val="center"/>
            <w:hideMark/>
          </w:tcPr>
          <w:p w14:paraId="6E8961A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0.5926</w:t>
            </w:r>
          </w:p>
        </w:tc>
        <w:tc>
          <w:tcPr>
            <w:tcW w:w="1242" w:type="dxa"/>
            <w:tcBorders>
              <w:top w:val="nil"/>
              <w:left w:val="nil"/>
              <w:bottom w:val="single" w:sz="4" w:space="0" w:color="B7B7B7"/>
              <w:right w:val="single" w:sz="4" w:space="0" w:color="B7B7B7"/>
            </w:tcBorders>
            <w:noWrap/>
            <w:vAlign w:val="center"/>
            <w:hideMark/>
          </w:tcPr>
          <w:p w14:paraId="277432D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0.6073</w:t>
            </w:r>
          </w:p>
        </w:tc>
        <w:tc>
          <w:tcPr>
            <w:tcW w:w="739" w:type="dxa"/>
            <w:tcBorders>
              <w:top w:val="nil"/>
              <w:left w:val="nil"/>
              <w:bottom w:val="single" w:sz="4" w:space="0" w:color="B7B7B7"/>
              <w:right w:val="single" w:sz="4" w:space="0" w:color="B7B7B7"/>
            </w:tcBorders>
            <w:noWrap/>
            <w:vAlign w:val="center"/>
            <w:hideMark/>
          </w:tcPr>
          <w:p w14:paraId="2FD0110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0.5882</w:t>
            </w:r>
          </w:p>
        </w:tc>
        <w:tc>
          <w:tcPr>
            <w:tcW w:w="739" w:type="dxa"/>
            <w:tcBorders>
              <w:top w:val="nil"/>
              <w:left w:val="nil"/>
              <w:bottom w:val="single" w:sz="4" w:space="0" w:color="B7B7B7"/>
              <w:right w:val="single" w:sz="4" w:space="0" w:color="B7B7B7"/>
            </w:tcBorders>
            <w:noWrap/>
            <w:vAlign w:val="center"/>
            <w:hideMark/>
          </w:tcPr>
          <w:p w14:paraId="5C2A94C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0.6264</w:t>
            </w:r>
          </w:p>
        </w:tc>
        <w:tc>
          <w:tcPr>
            <w:tcW w:w="677" w:type="dxa"/>
            <w:tcBorders>
              <w:top w:val="nil"/>
              <w:left w:val="nil"/>
              <w:bottom w:val="single" w:sz="4" w:space="0" w:color="B7B7B7"/>
              <w:right w:val="single" w:sz="4" w:space="0" w:color="B7B7B7"/>
            </w:tcBorders>
            <w:noWrap/>
            <w:vAlign w:val="center"/>
            <w:hideMark/>
          </w:tcPr>
          <w:p w14:paraId="689AA8E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0.7186</w:t>
            </w:r>
          </w:p>
        </w:tc>
        <w:tc>
          <w:tcPr>
            <w:tcW w:w="677" w:type="dxa"/>
            <w:tcBorders>
              <w:top w:val="nil"/>
              <w:left w:val="nil"/>
              <w:bottom w:val="single" w:sz="4" w:space="0" w:color="B7B7B7"/>
              <w:right w:val="single" w:sz="4" w:space="0" w:color="B7B7B7"/>
            </w:tcBorders>
            <w:noWrap/>
            <w:vAlign w:val="center"/>
            <w:hideMark/>
          </w:tcPr>
          <w:p w14:paraId="104F77F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0.262</w:t>
            </w:r>
          </w:p>
        </w:tc>
        <w:tc>
          <w:tcPr>
            <w:tcW w:w="739" w:type="dxa"/>
            <w:tcBorders>
              <w:top w:val="nil"/>
              <w:left w:val="nil"/>
              <w:bottom w:val="single" w:sz="4" w:space="0" w:color="B7B7B7"/>
              <w:right w:val="single" w:sz="4" w:space="0" w:color="B7B7B7"/>
            </w:tcBorders>
            <w:noWrap/>
            <w:vAlign w:val="center"/>
            <w:hideMark/>
          </w:tcPr>
          <w:p w14:paraId="53BB3AB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0.6335</w:t>
            </w:r>
          </w:p>
        </w:tc>
        <w:tc>
          <w:tcPr>
            <w:tcW w:w="613" w:type="dxa"/>
            <w:tcBorders>
              <w:top w:val="nil"/>
              <w:left w:val="nil"/>
              <w:bottom w:val="single" w:sz="4" w:space="0" w:color="B7B7B7"/>
              <w:right w:val="single" w:sz="4" w:space="0" w:color="B7B7B7"/>
            </w:tcBorders>
            <w:noWrap/>
            <w:vAlign w:val="center"/>
            <w:hideMark/>
          </w:tcPr>
          <w:p w14:paraId="50C775F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0.924</w:t>
            </w:r>
          </w:p>
        </w:tc>
      </w:tr>
      <w:tr w:rsidR="00076ADD" w:rsidRPr="00D118DE" w14:paraId="77AEE652"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271E90A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2022</w:t>
            </w:r>
          </w:p>
        </w:tc>
        <w:tc>
          <w:tcPr>
            <w:tcW w:w="1410" w:type="dxa"/>
            <w:tcBorders>
              <w:top w:val="nil"/>
              <w:left w:val="nil"/>
              <w:bottom w:val="single" w:sz="4" w:space="0" w:color="B7B7B7"/>
              <w:right w:val="single" w:sz="4" w:space="0" w:color="B7B7B7"/>
            </w:tcBorders>
            <w:noWrap/>
            <w:vAlign w:val="center"/>
            <w:hideMark/>
          </w:tcPr>
          <w:p w14:paraId="5A9FE1E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RandomForest</w:t>
            </w:r>
            <w:proofErr w:type="spellEnd"/>
          </w:p>
        </w:tc>
        <w:tc>
          <w:tcPr>
            <w:tcW w:w="840" w:type="dxa"/>
            <w:tcBorders>
              <w:top w:val="nil"/>
              <w:left w:val="nil"/>
              <w:bottom w:val="single" w:sz="4" w:space="0" w:color="B7B7B7"/>
              <w:right w:val="single" w:sz="4" w:space="0" w:color="B7B7B7"/>
            </w:tcBorders>
            <w:noWrap/>
            <w:vAlign w:val="center"/>
            <w:hideMark/>
          </w:tcPr>
          <w:p w14:paraId="42AA649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0.84</w:t>
            </w:r>
          </w:p>
        </w:tc>
        <w:tc>
          <w:tcPr>
            <w:tcW w:w="782" w:type="dxa"/>
            <w:tcBorders>
              <w:top w:val="nil"/>
              <w:left w:val="nil"/>
              <w:bottom w:val="single" w:sz="4" w:space="0" w:color="B7B7B7"/>
              <w:right w:val="single" w:sz="4" w:space="0" w:color="B7B7B7"/>
            </w:tcBorders>
            <w:noWrap/>
            <w:vAlign w:val="center"/>
            <w:hideMark/>
          </w:tcPr>
          <w:p w14:paraId="1DE0B5A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0.6181</w:t>
            </w:r>
          </w:p>
        </w:tc>
        <w:tc>
          <w:tcPr>
            <w:tcW w:w="1242" w:type="dxa"/>
            <w:tcBorders>
              <w:top w:val="nil"/>
              <w:left w:val="nil"/>
              <w:bottom w:val="single" w:sz="4" w:space="0" w:color="B7B7B7"/>
              <w:right w:val="single" w:sz="4" w:space="0" w:color="B7B7B7"/>
            </w:tcBorders>
            <w:noWrap/>
            <w:vAlign w:val="center"/>
            <w:hideMark/>
          </w:tcPr>
          <w:p w14:paraId="50A5197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0.6217</w:t>
            </w:r>
          </w:p>
        </w:tc>
        <w:tc>
          <w:tcPr>
            <w:tcW w:w="739" w:type="dxa"/>
            <w:tcBorders>
              <w:top w:val="nil"/>
              <w:left w:val="nil"/>
              <w:bottom w:val="single" w:sz="4" w:space="0" w:color="B7B7B7"/>
              <w:right w:val="single" w:sz="4" w:space="0" w:color="B7B7B7"/>
            </w:tcBorders>
            <w:noWrap/>
            <w:vAlign w:val="center"/>
            <w:hideMark/>
          </w:tcPr>
          <w:p w14:paraId="68CDB4C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0.617</w:t>
            </w:r>
          </w:p>
        </w:tc>
        <w:tc>
          <w:tcPr>
            <w:tcW w:w="739" w:type="dxa"/>
            <w:tcBorders>
              <w:top w:val="nil"/>
              <w:left w:val="nil"/>
              <w:bottom w:val="single" w:sz="4" w:space="0" w:color="B7B7B7"/>
              <w:right w:val="single" w:sz="4" w:space="0" w:color="B7B7B7"/>
            </w:tcBorders>
            <w:noWrap/>
            <w:vAlign w:val="center"/>
            <w:hideMark/>
          </w:tcPr>
          <w:p w14:paraId="369C2C8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0.6264</w:t>
            </w:r>
          </w:p>
        </w:tc>
        <w:tc>
          <w:tcPr>
            <w:tcW w:w="677" w:type="dxa"/>
            <w:tcBorders>
              <w:top w:val="nil"/>
              <w:left w:val="nil"/>
              <w:bottom w:val="single" w:sz="4" w:space="0" w:color="B7B7B7"/>
              <w:right w:val="single" w:sz="4" w:space="0" w:color="B7B7B7"/>
            </w:tcBorders>
            <w:noWrap/>
            <w:vAlign w:val="center"/>
            <w:hideMark/>
          </w:tcPr>
          <w:p w14:paraId="206402E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0.7408</w:t>
            </w:r>
          </w:p>
        </w:tc>
        <w:tc>
          <w:tcPr>
            <w:tcW w:w="677" w:type="dxa"/>
            <w:tcBorders>
              <w:top w:val="nil"/>
              <w:left w:val="nil"/>
              <w:bottom w:val="single" w:sz="4" w:space="0" w:color="B7B7B7"/>
              <w:right w:val="single" w:sz="4" w:space="0" w:color="B7B7B7"/>
            </w:tcBorders>
            <w:noWrap/>
            <w:vAlign w:val="center"/>
            <w:hideMark/>
          </w:tcPr>
          <w:p w14:paraId="37D0B1B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0.2747</w:t>
            </w:r>
          </w:p>
        </w:tc>
        <w:tc>
          <w:tcPr>
            <w:tcW w:w="739" w:type="dxa"/>
            <w:tcBorders>
              <w:top w:val="nil"/>
              <w:left w:val="nil"/>
              <w:bottom w:val="single" w:sz="4" w:space="0" w:color="B7B7B7"/>
              <w:right w:val="single" w:sz="4" w:space="0" w:color="B7B7B7"/>
            </w:tcBorders>
            <w:noWrap/>
            <w:vAlign w:val="center"/>
            <w:hideMark/>
          </w:tcPr>
          <w:p w14:paraId="5C3F544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0.6571</w:t>
            </w:r>
          </w:p>
        </w:tc>
        <w:tc>
          <w:tcPr>
            <w:tcW w:w="613" w:type="dxa"/>
            <w:tcBorders>
              <w:top w:val="nil"/>
              <w:left w:val="nil"/>
              <w:bottom w:val="single" w:sz="4" w:space="0" w:color="B7B7B7"/>
              <w:right w:val="single" w:sz="4" w:space="0" w:color="B7B7B7"/>
            </w:tcBorders>
            <w:noWrap/>
            <w:vAlign w:val="center"/>
            <w:hideMark/>
          </w:tcPr>
          <w:p w14:paraId="0490557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0.9273</w:t>
            </w:r>
          </w:p>
        </w:tc>
      </w:tr>
      <w:tr w:rsidR="00076ADD" w:rsidRPr="00D118DE" w14:paraId="2EB0BC13" w14:textId="77777777" w:rsidTr="00076ADD">
        <w:trPr>
          <w:trHeight w:val="342"/>
        </w:trPr>
        <w:tc>
          <w:tcPr>
            <w:tcW w:w="621" w:type="dxa"/>
            <w:tcBorders>
              <w:top w:val="nil"/>
              <w:left w:val="single" w:sz="4" w:space="0" w:color="B7B7B7"/>
              <w:bottom w:val="single" w:sz="4" w:space="0" w:color="B7B7B7"/>
              <w:right w:val="single" w:sz="4" w:space="0" w:color="B7B7B7"/>
            </w:tcBorders>
            <w:shd w:val="clear" w:color="000000" w:fill="FFF2CC"/>
            <w:noWrap/>
            <w:vAlign w:val="center"/>
            <w:hideMark/>
          </w:tcPr>
          <w:p w14:paraId="0BC6E1C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2022</w:t>
            </w:r>
          </w:p>
        </w:tc>
        <w:tc>
          <w:tcPr>
            <w:tcW w:w="1410" w:type="dxa"/>
            <w:tcBorders>
              <w:top w:val="nil"/>
              <w:left w:val="nil"/>
              <w:bottom w:val="single" w:sz="4" w:space="0" w:color="B7B7B7"/>
              <w:right w:val="single" w:sz="4" w:space="0" w:color="B7B7B7"/>
            </w:tcBorders>
            <w:shd w:val="clear" w:color="000000" w:fill="FFF2CC"/>
            <w:noWrap/>
            <w:vAlign w:val="center"/>
            <w:hideMark/>
          </w:tcPr>
          <w:p w14:paraId="67D18C27"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proofErr w:type="spellStart"/>
            <w:r w:rsidRPr="00D118DE">
              <w:rPr>
                <w:rFonts w:ascii="맑은 고딕" w:eastAsia="맑은 고딕" w:hAnsi="맑은 고딕" w:cs="굴림" w:hint="eastAsia"/>
                <w:b/>
                <w:bCs/>
                <w:kern w:val="0"/>
                <w:sz w:val="12"/>
                <w:szCs w:val="12"/>
                <w14:ligatures w14:val="none"/>
              </w:rPr>
              <w:t>XGBoost</w:t>
            </w:r>
            <w:proofErr w:type="spellEnd"/>
          </w:p>
        </w:tc>
        <w:tc>
          <w:tcPr>
            <w:tcW w:w="840" w:type="dxa"/>
            <w:tcBorders>
              <w:top w:val="nil"/>
              <w:left w:val="nil"/>
              <w:bottom w:val="single" w:sz="4" w:space="0" w:color="B7B7B7"/>
              <w:right w:val="single" w:sz="4" w:space="0" w:color="B7B7B7"/>
            </w:tcBorders>
            <w:shd w:val="clear" w:color="000000" w:fill="FFF2CC"/>
            <w:noWrap/>
            <w:vAlign w:val="center"/>
            <w:hideMark/>
          </w:tcPr>
          <w:p w14:paraId="6CFA98B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0.86</w:t>
            </w:r>
          </w:p>
        </w:tc>
        <w:tc>
          <w:tcPr>
            <w:tcW w:w="782" w:type="dxa"/>
            <w:tcBorders>
              <w:top w:val="nil"/>
              <w:left w:val="nil"/>
              <w:bottom w:val="single" w:sz="4" w:space="0" w:color="B7B7B7"/>
              <w:right w:val="single" w:sz="4" w:space="0" w:color="B7B7B7"/>
            </w:tcBorders>
            <w:shd w:val="clear" w:color="000000" w:fill="FFF2CC"/>
            <w:noWrap/>
            <w:vAlign w:val="center"/>
            <w:hideMark/>
          </w:tcPr>
          <w:p w14:paraId="64C1C1E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0.6821</w:t>
            </w:r>
          </w:p>
        </w:tc>
        <w:tc>
          <w:tcPr>
            <w:tcW w:w="1242" w:type="dxa"/>
            <w:tcBorders>
              <w:top w:val="nil"/>
              <w:left w:val="nil"/>
              <w:bottom w:val="single" w:sz="4" w:space="0" w:color="B7B7B7"/>
              <w:right w:val="single" w:sz="4" w:space="0" w:color="B7B7B7"/>
            </w:tcBorders>
            <w:shd w:val="clear" w:color="000000" w:fill="FFF2CC"/>
            <w:noWrap/>
            <w:vAlign w:val="center"/>
            <w:hideMark/>
          </w:tcPr>
          <w:p w14:paraId="7838ACE1"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0.6325</w:t>
            </w:r>
          </w:p>
        </w:tc>
        <w:tc>
          <w:tcPr>
            <w:tcW w:w="739" w:type="dxa"/>
            <w:tcBorders>
              <w:top w:val="nil"/>
              <w:left w:val="nil"/>
              <w:bottom w:val="single" w:sz="4" w:space="0" w:color="B7B7B7"/>
              <w:right w:val="single" w:sz="4" w:space="0" w:color="B7B7B7"/>
            </w:tcBorders>
            <w:shd w:val="clear" w:color="000000" w:fill="FFF2CC"/>
            <w:noWrap/>
            <w:vAlign w:val="center"/>
            <w:hideMark/>
          </w:tcPr>
          <w:p w14:paraId="314D3E8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0.697</w:t>
            </w:r>
          </w:p>
        </w:tc>
        <w:tc>
          <w:tcPr>
            <w:tcW w:w="739" w:type="dxa"/>
            <w:tcBorders>
              <w:top w:val="nil"/>
              <w:left w:val="nil"/>
              <w:bottom w:val="single" w:sz="4" w:space="0" w:color="B7B7B7"/>
              <w:right w:val="single" w:sz="4" w:space="0" w:color="B7B7B7"/>
            </w:tcBorders>
            <w:shd w:val="clear" w:color="000000" w:fill="FFF2CC"/>
            <w:noWrap/>
            <w:vAlign w:val="center"/>
            <w:hideMark/>
          </w:tcPr>
          <w:p w14:paraId="7B63C3F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0.5679</w:t>
            </w:r>
          </w:p>
        </w:tc>
        <w:tc>
          <w:tcPr>
            <w:tcW w:w="677" w:type="dxa"/>
            <w:tcBorders>
              <w:top w:val="nil"/>
              <w:left w:val="nil"/>
              <w:bottom w:val="single" w:sz="4" w:space="0" w:color="B7B7B7"/>
              <w:right w:val="single" w:sz="4" w:space="0" w:color="B7B7B7"/>
            </w:tcBorders>
            <w:shd w:val="clear" w:color="000000" w:fill="FFF2CC"/>
            <w:noWrap/>
            <w:vAlign w:val="center"/>
            <w:hideMark/>
          </w:tcPr>
          <w:p w14:paraId="3D6294A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0.7951</w:t>
            </w:r>
          </w:p>
        </w:tc>
        <w:tc>
          <w:tcPr>
            <w:tcW w:w="677" w:type="dxa"/>
            <w:tcBorders>
              <w:top w:val="nil"/>
              <w:left w:val="nil"/>
              <w:bottom w:val="single" w:sz="4" w:space="0" w:color="B7B7B7"/>
              <w:right w:val="single" w:sz="4" w:space="0" w:color="B7B7B7"/>
            </w:tcBorders>
            <w:shd w:val="clear" w:color="000000" w:fill="FFF2CC"/>
            <w:noWrap/>
            <w:vAlign w:val="center"/>
            <w:hideMark/>
          </w:tcPr>
          <w:p w14:paraId="09EEB40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0.2921</w:t>
            </w:r>
          </w:p>
        </w:tc>
        <w:tc>
          <w:tcPr>
            <w:tcW w:w="739" w:type="dxa"/>
            <w:tcBorders>
              <w:top w:val="nil"/>
              <w:left w:val="nil"/>
              <w:bottom w:val="single" w:sz="4" w:space="0" w:color="B7B7B7"/>
              <w:right w:val="single" w:sz="4" w:space="0" w:color="B7B7B7"/>
            </w:tcBorders>
            <w:shd w:val="clear" w:color="000000" w:fill="FFF2CC"/>
            <w:noWrap/>
            <w:vAlign w:val="center"/>
            <w:hideMark/>
          </w:tcPr>
          <w:p w14:paraId="257E0C3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0.665</w:t>
            </w:r>
          </w:p>
        </w:tc>
        <w:tc>
          <w:tcPr>
            <w:tcW w:w="613" w:type="dxa"/>
            <w:tcBorders>
              <w:top w:val="nil"/>
              <w:left w:val="nil"/>
              <w:bottom w:val="single" w:sz="4" w:space="0" w:color="B7B7B7"/>
              <w:right w:val="single" w:sz="4" w:space="0" w:color="B7B7B7"/>
            </w:tcBorders>
            <w:shd w:val="clear" w:color="000000" w:fill="FFF2CC"/>
            <w:noWrap/>
            <w:vAlign w:val="center"/>
            <w:hideMark/>
          </w:tcPr>
          <w:p w14:paraId="6FA7B4B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0.9277</w:t>
            </w:r>
          </w:p>
        </w:tc>
      </w:tr>
      <w:tr w:rsidR="00076ADD" w:rsidRPr="00D118DE" w14:paraId="3F088FF4"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4D2BDE4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2022</w:t>
            </w:r>
          </w:p>
        </w:tc>
        <w:tc>
          <w:tcPr>
            <w:tcW w:w="1410" w:type="dxa"/>
            <w:tcBorders>
              <w:top w:val="nil"/>
              <w:left w:val="nil"/>
              <w:bottom w:val="single" w:sz="4" w:space="0" w:color="B7B7B7"/>
              <w:right w:val="single" w:sz="4" w:space="0" w:color="B7B7B7"/>
            </w:tcBorders>
            <w:noWrap/>
            <w:vAlign w:val="center"/>
            <w:hideMark/>
          </w:tcPr>
          <w:p w14:paraId="26FBE8B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LightGBM</w:t>
            </w:r>
            <w:proofErr w:type="spellEnd"/>
          </w:p>
        </w:tc>
        <w:tc>
          <w:tcPr>
            <w:tcW w:w="840" w:type="dxa"/>
            <w:tcBorders>
              <w:top w:val="nil"/>
              <w:left w:val="nil"/>
              <w:bottom w:val="single" w:sz="4" w:space="0" w:color="B7B7B7"/>
              <w:right w:val="single" w:sz="4" w:space="0" w:color="B7B7B7"/>
            </w:tcBorders>
            <w:noWrap/>
            <w:vAlign w:val="center"/>
            <w:hideMark/>
          </w:tcPr>
          <w:p w14:paraId="291ABB6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0.845</w:t>
            </w:r>
          </w:p>
        </w:tc>
        <w:tc>
          <w:tcPr>
            <w:tcW w:w="782" w:type="dxa"/>
            <w:tcBorders>
              <w:top w:val="nil"/>
              <w:left w:val="nil"/>
              <w:bottom w:val="single" w:sz="4" w:space="0" w:color="B7B7B7"/>
              <w:right w:val="single" w:sz="4" w:space="0" w:color="B7B7B7"/>
            </w:tcBorders>
            <w:noWrap/>
            <w:vAlign w:val="center"/>
            <w:hideMark/>
          </w:tcPr>
          <w:p w14:paraId="0193FD8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0.7216</w:t>
            </w:r>
          </w:p>
        </w:tc>
        <w:tc>
          <w:tcPr>
            <w:tcW w:w="1242" w:type="dxa"/>
            <w:tcBorders>
              <w:top w:val="nil"/>
              <w:left w:val="nil"/>
              <w:bottom w:val="single" w:sz="4" w:space="0" w:color="B7B7B7"/>
              <w:right w:val="single" w:sz="4" w:space="0" w:color="B7B7B7"/>
            </w:tcBorders>
            <w:noWrap/>
            <w:vAlign w:val="center"/>
            <w:hideMark/>
          </w:tcPr>
          <w:p w14:paraId="2571730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0.622</w:t>
            </w:r>
          </w:p>
        </w:tc>
        <w:tc>
          <w:tcPr>
            <w:tcW w:w="739" w:type="dxa"/>
            <w:tcBorders>
              <w:top w:val="nil"/>
              <w:left w:val="nil"/>
              <w:bottom w:val="single" w:sz="4" w:space="0" w:color="B7B7B7"/>
              <w:right w:val="single" w:sz="4" w:space="0" w:color="B7B7B7"/>
            </w:tcBorders>
            <w:noWrap/>
            <w:vAlign w:val="center"/>
            <w:hideMark/>
          </w:tcPr>
          <w:p w14:paraId="0C57286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0.7515</w:t>
            </w:r>
          </w:p>
        </w:tc>
        <w:tc>
          <w:tcPr>
            <w:tcW w:w="739" w:type="dxa"/>
            <w:tcBorders>
              <w:top w:val="nil"/>
              <w:left w:val="nil"/>
              <w:bottom w:val="single" w:sz="4" w:space="0" w:color="B7B7B7"/>
              <w:right w:val="single" w:sz="4" w:space="0" w:color="B7B7B7"/>
            </w:tcBorders>
            <w:noWrap/>
            <w:vAlign w:val="center"/>
            <w:hideMark/>
          </w:tcPr>
          <w:p w14:paraId="06B6516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0.4925</w:t>
            </w:r>
          </w:p>
        </w:tc>
        <w:tc>
          <w:tcPr>
            <w:tcW w:w="677" w:type="dxa"/>
            <w:tcBorders>
              <w:top w:val="nil"/>
              <w:left w:val="nil"/>
              <w:bottom w:val="single" w:sz="4" w:space="0" w:color="B7B7B7"/>
              <w:right w:val="single" w:sz="4" w:space="0" w:color="B7B7B7"/>
            </w:tcBorders>
            <w:noWrap/>
            <w:vAlign w:val="center"/>
            <w:hideMark/>
          </w:tcPr>
          <w:p w14:paraId="1B5E757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0.8268</w:t>
            </w:r>
          </w:p>
        </w:tc>
        <w:tc>
          <w:tcPr>
            <w:tcW w:w="677" w:type="dxa"/>
            <w:tcBorders>
              <w:top w:val="nil"/>
              <w:left w:val="nil"/>
              <w:bottom w:val="single" w:sz="4" w:space="0" w:color="B7B7B7"/>
              <w:right w:val="single" w:sz="4" w:space="0" w:color="B7B7B7"/>
            </w:tcBorders>
            <w:noWrap/>
            <w:vAlign w:val="center"/>
            <w:hideMark/>
          </w:tcPr>
          <w:p w14:paraId="11CC19A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0.29</w:t>
            </w:r>
          </w:p>
        </w:tc>
        <w:tc>
          <w:tcPr>
            <w:tcW w:w="739" w:type="dxa"/>
            <w:tcBorders>
              <w:top w:val="nil"/>
              <w:left w:val="nil"/>
              <w:bottom w:val="single" w:sz="4" w:space="0" w:color="B7B7B7"/>
              <w:right w:val="single" w:sz="4" w:space="0" w:color="B7B7B7"/>
            </w:tcBorders>
            <w:noWrap/>
            <w:vAlign w:val="center"/>
            <w:hideMark/>
          </w:tcPr>
          <w:p w14:paraId="5E01C4B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0.6626</w:t>
            </w:r>
          </w:p>
        </w:tc>
        <w:tc>
          <w:tcPr>
            <w:tcW w:w="613" w:type="dxa"/>
            <w:tcBorders>
              <w:top w:val="nil"/>
              <w:left w:val="nil"/>
              <w:bottom w:val="single" w:sz="4" w:space="0" w:color="B7B7B7"/>
              <w:right w:val="single" w:sz="4" w:space="0" w:color="B7B7B7"/>
            </w:tcBorders>
            <w:noWrap/>
            <w:vAlign w:val="center"/>
            <w:hideMark/>
          </w:tcPr>
          <w:p w14:paraId="04E4B84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0.9293</w:t>
            </w:r>
          </w:p>
        </w:tc>
      </w:tr>
      <w:tr w:rsidR="00076ADD" w:rsidRPr="00D118DE" w14:paraId="75F0168D"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468769D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2023</w:t>
            </w:r>
          </w:p>
        </w:tc>
        <w:tc>
          <w:tcPr>
            <w:tcW w:w="1410" w:type="dxa"/>
            <w:tcBorders>
              <w:top w:val="nil"/>
              <w:left w:val="nil"/>
              <w:bottom w:val="single" w:sz="4" w:space="0" w:color="B7B7B7"/>
              <w:right w:val="single" w:sz="4" w:space="0" w:color="B7B7B7"/>
            </w:tcBorders>
            <w:noWrap/>
            <w:vAlign w:val="center"/>
            <w:hideMark/>
          </w:tcPr>
          <w:p w14:paraId="53F4540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LogisticRegression</w:t>
            </w:r>
          </w:p>
        </w:tc>
        <w:tc>
          <w:tcPr>
            <w:tcW w:w="840" w:type="dxa"/>
            <w:tcBorders>
              <w:top w:val="nil"/>
              <w:left w:val="nil"/>
              <w:bottom w:val="single" w:sz="4" w:space="0" w:color="B7B7B7"/>
              <w:right w:val="single" w:sz="4" w:space="0" w:color="B7B7B7"/>
            </w:tcBorders>
            <w:noWrap/>
            <w:vAlign w:val="center"/>
            <w:hideMark/>
          </w:tcPr>
          <w:p w14:paraId="5F48016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0.48</w:t>
            </w:r>
          </w:p>
        </w:tc>
        <w:tc>
          <w:tcPr>
            <w:tcW w:w="782" w:type="dxa"/>
            <w:tcBorders>
              <w:top w:val="nil"/>
              <w:left w:val="nil"/>
              <w:bottom w:val="single" w:sz="4" w:space="0" w:color="B7B7B7"/>
              <w:right w:val="single" w:sz="4" w:space="0" w:color="B7B7B7"/>
            </w:tcBorders>
            <w:noWrap/>
            <w:vAlign w:val="center"/>
            <w:hideMark/>
          </w:tcPr>
          <w:p w14:paraId="686AD87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0.6599</w:t>
            </w:r>
          </w:p>
        </w:tc>
        <w:tc>
          <w:tcPr>
            <w:tcW w:w="1242" w:type="dxa"/>
            <w:tcBorders>
              <w:top w:val="nil"/>
              <w:left w:val="nil"/>
              <w:bottom w:val="single" w:sz="4" w:space="0" w:color="B7B7B7"/>
              <w:right w:val="single" w:sz="4" w:space="0" w:color="B7B7B7"/>
            </w:tcBorders>
            <w:noWrap/>
            <w:vAlign w:val="center"/>
            <w:hideMark/>
          </w:tcPr>
          <w:p w14:paraId="65FEED0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0.6299</w:t>
            </w:r>
          </w:p>
        </w:tc>
        <w:tc>
          <w:tcPr>
            <w:tcW w:w="739" w:type="dxa"/>
            <w:tcBorders>
              <w:top w:val="nil"/>
              <w:left w:val="nil"/>
              <w:bottom w:val="single" w:sz="4" w:space="0" w:color="B7B7B7"/>
              <w:right w:val="single" w:sz="4" w:space="0" w:color="B7B7B7"/>
            </w:tcBorders>
            <w:noWrap/>
            <w:vAlign w:val="center"/>
            <w:hideMark/>
          </w:tcPr>
          <w:p w14:paraId="7FD6F36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0.6631</w:t>
            </w:r>
          </w:p>
        </w:tc>
        <w:tc>
          <w:tcPr>
            <w:tcW w:w="739" w:type="dxa"/>
            <w:tcBorders>
              <w:top w:val="nil"/>
              <w:left w:val="nil"/>
              <w:bottom w:val="single" w:sz="4" w:space="0" w:color="B7B7B7"/>
              <w:right w:val="single" w:sz="4" w:space="0" w:color="B7B7B7"/>
            </w:tcBorders>
            <w:noWrap/>
            <w:vAlign w:val="center"/>
            <w:hideMark/>
          </w:tcPr>
          <w:p w14:paraId="7445F2B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0.5968</w:t>
            </w:r>
          </w:p>
        </w:tc>
        <w:tc>
          <w:tcPr>
            <w:tcW w:w="677" w:type="dxa"/>
            <w:tcBorders>
              <w:top w:val="nil"/>
              <w:left w:val="nil"/>
              <w:bottom w:val="single" w:sz="4" w:space="0" w:color="B7B7B7"/>
              <w:right w:val="single" w:sz="4" w:space="0" w:color="B7B7B7"/>
            </w:tcBorders>
            <w:noWrap/>
            <w:vAlign w:val="center"/>
            <w:hideMark/>
          </w:tcPr>
          <w:p w14:paraId="3A7E41F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0.7877</w:t>
            </w:r>
          </w:p>
        </w:tc>
        <w:tc>
          <w:tcPr>
            <w:tcW w:w="677" w:type="dxa"/>
            <w:tcBorders>
              <w:top w:val="nil"/>
              <w:left w:val="nil"/>
              <w:bottom w:val="single" w:sz="4" w:space="0" w:color="B7B7B7"/>
              <w:right w:val="single" w:sz="4" w:space="0" w:color="B7B7B7"/>
            </w:tcBorders>
            <w:noWrap/>
            <w:vAlign w:val="center"/>
            <w:hideMark/>
          </w:tcPr>
          <w:p w14:paraId="18B5333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0.1451</w:t>
            </w:r>
          </w:p>
        </w:tc>
        <w:tc>
          <w:tcPr>
            <w:tcW w:w="739" w:type="dxa"/>
            <w:tcBorders>
              <w:top w:val="nil"/>
              <w:left w:val="nil"/>
              <w:bottom w:val="single" w:sz="4" w:space="0" w:color="B7B7B7"/>
              <w:right w:val="single" w:sz="4" w:space="0" w:color="B7B7B7"/>
            </w:tcBorders>
            <w:noWrap/>
            <w:vAlign w:val="center"/>
            <w:hideMark/>
          </w:tcPr>
          <w:p w14:paraId="7A7B7FD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0.6676</w:t>
            </w:r>
          </w:p>
        </w:tc>
        <w:tc>
          <w:tcPr>
            <w:tcW w:w="613" w:type="dxa"/>
            <w:tcBorders>
              <w:top w:val="nil"/>
              <w:left w:val="nil"/>
              <w:bottom w:val="single" w:sz="4" w:space="0" w:color="B7B7B7"/>
              <w:right w:val="single" w:sz="4" w:space="0" w:color="B7B7B7"/>
            </w:tcBorders>
            <w:noWrap/>
            <w:vAlign w:val="center"/>
            <w:hideMark/>
          </w:tcPr>
          <w:p w14:paraId="6EE3CB9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0.9726</w:t>
            </w:r>
          </w:p>
        </w:tc>
      </w:tr>
      <w:tr w:rsidR="00076ADD" w:rsidRPr="00D118DE" w14:paraId="36DD7E81" w14:textId="77777777" w:rsidTr="00076ADD">
        <w:trPr>
          <w:trHeight w:val="342"/>
        </w:trPr>
        <w:tc>
          <w:tcPr>
            <w:tcW w:w="621" w:type="dxa"/>
            <w:tcBorders>
              <w:top w:val="nil"/>
              <w:left w:val="single" w:sz="4" w:space="0" w:color="B7B7B7"/>
              <w:bottom w:val="single" w:sz="4" w:space="0" w:color="B7B7B7"/>
              <w:right w:val="single" w:sz="4" w:space="0" w:color="B7B7B7"/>
            </w:tcBorders>
            <w:shd w:val="clear" w:color="000000" w:fill="FFF2CC"/>
            <w:noWrap/>
            <w:vAlign w:val="center"/>
            <w:hideMark/>
          </w:tcPr>
          <w:p w14:paraId="169E210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2023</w:t>
            </w:r>
          </w:p>
        </w:tc>
        <w:tc>
          <w:tcPr>
            <w:tcW w:w="1410" w:type="dxa"/>
            <w:tcBorders>
              <w:top w:val="nil"/>
              <w:left w:val="nil"/>
              <w:bottom w:val="single" w:sz="4" w:space="0" w:color="B7B7B7"/>
              <w:right w:val="single" w:sz="4" w:space="0" w:color="B7B7B7"/>
            </w:tcBorders>
            <w:shd w:val="clear" w:color="000000" w:fill="FFF2CC"/>
            <w:noWrap/>
            <w:vAlign w:val="center"/>
            <w:hideMark/>
          </w:tcPr>
          <w:p w14:paraId="4B64C78E"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proofErr w:type="spellStart"/>
            <w:r w:rsidRPr="00D118DE">
              <w:rPr>
                <w:rFonts w:ascii="맑은 고딕" w:eastAsia="맑은 고딕" w:hAnsi="맑은 고딕" w:cs="굴림" w:hint="eastAsia"/>
                <w:b/>
                <w:bCs/>
                <w:kern w:val="0"/>
                <w:sz w:val="12"/>
                <w:szCs w:val="12"/>
                <w14:ligatures w14:val="none"/>
              </w:rPr>
              <w:t>RandomForest</w:t>
            </w:r>
            <w:proofErr w:type="spellEnd"/>
          </w:p>
        </w:tc>
        <w:tc>
          <w:tcPr>
            <w:tcW w:w="840" w:type="dxa"/>
            <w:tcBorders>
              <w:top w:val="nil"/>
              <w:left w:val="nil"/>
              <w:bottom w:val="single" w:sz="4" w:space="0" w:color="B7B7B7"/>
              <w:right w:val="single" w:sz="4" w:space="0" w:color="B7B7B7"/>
            </w:tcBorders>
            <w:shd w:val="clear" w:color="000000" w:fill="FFF2CC"/>
            <w:noWrap/>
            <w:vAlign w:val="center"/>
            <w:hideMark/>
          </w:tcPr>
          <w:p w14:paraId="7448622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0.915</w:t>
            </w:r>
          </w:p>
        </w:tc>
        <w:tc>
          <w:tcPr>
            <w:tcW w:w="782" w:type="dxa"/>
            <w:tcBorders>
              <w:top w:val="nil"/>
              <w:left w:val="nil"/>
              <w:bottom w:val="single" w:sz="4" w:space="0" w:color="B7B7B7"/>
              <w:right w:val="single" w:sz="4" w:space="0" w:color="B7B7B7"/>
            </w:tcBorders>
            <w:shd w:val="clear" w:color="000000" w:fill="FFF2CC"/>
            <w:noWrap/>
            <w:vAlign w:val="center"/>
            <w:hideMark/>
          </w:tcPr>
          <w:p w14:paraId="17EA94F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0.7504</w:t>
            </w:r>
          </w:p>
        </w:tc>
        <w:tc>
          <w:tcPr>
            <w:tcW w:w="1242" w:type="dxa"/>
            <w:tcBorders>
              <w:top w:val="nil"/>
              <w:left w:val="nil"/>
              <w:bottom w:val="single" w:sz="4" w:space="0" w:color="B7B7B7"/>
              <w:right w:val="single" w:sz="4" w:space="0" w:color="B7B7B7"/>
            </w:tcBorders>
            <w:shd w:val="clear" w:color="000000" w:fill="FFF2CC"/>
            <w:noWrap/>
            <w:vAlign w:val="center"/>
            <w:hideMark/>
          </w:tcPr>
          <w:p w14:paraId="1D627C83" w14:textId="77777777" w:rsidR="00076ADD" w:rsidRPr="00D118DE" w:rsidRDefault="00076ADD" w:rsidP="00D118DE">
            <w:pPr>
              <w:widowControl/>
              <w:wordWrap/>
              <w:autoSpaceDE/>
              <w:autoSpaceDN/>
              <w:spacing w:after="0"/>
              <w:jc w:val="center"/>
              <w:rPr>
                <w:rFonts w:ascii="맑은 고딕" w:eastAsia="맑은 고딕" w:hAnsi="맑은 고딕" w:cs="굴림" w:hint="eastAsia"/>
                <w:b/>
                <w:bCs/>
                <w:kern w:val="0"/>
                <w:sz w:val="12"/>
                <w:szCs w:val="12"/>
                <w14:ligatures w14:val="none"/>
              </w:rPr>
            </w:pPr>
            <w:r w:rsidRPr="00D118DE">
              <w:rPr>
                <w:rFonts w:ascii="맑은 고딕" w:eastAsia="맑은 고딕" w:hAnsi="맑은 고딕" w:cs="굴림" w:hint="eastAsia"/>
                <w:b/>
                <w:bCs/>
                <w:kern w:val="0"/>
                <w:sz w:val="12"/>
                <w:szCs w:val="12"/>
                <w14:ligatures w14:val="none"/>
              </w:rPr>
              <w:t>0.6775</w:t>
            </w:r>
          </w:p>
        </w:tc>
        <w:tc>
          <w:tcPr>
            <w:tcW w:w="739" w:type="dxa"/>
            <w:tcBorders>
              <w:top w:val="nil"/>
              <w:left w:val="nil"/>
              <w:bottom w:val="single" w:sz="4" w:space="0" w:color="B7B7B7"/>
              <w:right w:val="single" w:sz="4" w:space="0" w:color="B7B7B7"/>
            </w:tcBorders>
            <w:shd w:val="clear" w:color="000000" w:fill="FFF2CC"/>
            <w:noWrap/>
            <w:vAlign w:val="center"/>
            <w:hideMark/>
          </w:tcPr>
          <w:p w14:paraId="664F75D2"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0.7582</w:t>
            </w:r>
          </w:p>
        </w:tc>
        <w:tc>
          <w:tcPr>
            <w:tcW w:w="739" w:type="dxa"/>
            <w:tcBorders>
              <w:top w:val="nil"/>
              <w:left w:val="nil"/>
              <w:bottom w:val="single" w:sz="4" w:space="0" w:color="B7B7B7"/>
              <w:right w:val="single" w:sz="4" w:space="0" w:color="B7B7B7"/>
            </w:tcBorders>
            <w:shd w:val="clear" w:color="000000" w:fill="FFF2CC"/>
            <w:noWrap/>
            <w:vAlign w:val="center"/>
            <w:hideMark/>
          </w:tcPr>
          <w:p w14:paraId="1167D70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0.5968</w:t>
            </w:r>
          </w:p>
        </w:tc>
        <w:tc>
          <w:tcPr>
            <w:tcW w:w="677" w:type="dxa"/>
            <w:tcBorders>
              <w:top w:val="nil"/>
              <w:left w:val="nil"/>
              <w:bottom w:val="single" w:sz="4" w:space="0" w:color="B7B7B7"/>
              <w:right w:val="single" w:sz="4" w:space="0" w:color="B7B7B7"/>
            </w:tcBorders>
            <w:shd w:val="clear" w:color="000000" w:fill="FFF2CC"/>
            <w:noWrap/>
            <w:vAlign w:val="center"/>
            <w:hideMark/>
          </w:tcPr>
          <w:p w14:paraId="57B0E3EF"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0.8525</w:t>
            </w:r>
          </w:p>
        </w:tc>
        <w:tc>
          <w:tcPr>
            <w:tcW w:w="677" w:type="dxa"/>
            <w:tcBorders>
              <w:top w:val="nil"/>
              <w:left w:val="nil"/>
              <w:bottom w:val="single" w:sz="4" w:space="0" w:color="B7B7B7"/>
              <w:right w:val="single" w:sz="4" w:space="0" w:color="B7B7B7"/>
            </w:tcBorders>
            <w:shd w:val="clear" w:color="000000" w:fill="FFF2CC"/>
            <w:noWrap/>
            <w:vAlign w:val="center"/>
            <w:hideMark/>
          </w:tcPr>
          <w:p w14:paraId="3825311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0.1878</w:t>
            </w:r>
          </w:p>
        </w:tc>
        <w:tc>
          <w:tcPr>
            <w:tcW w:w="739" w:type="dxa"/>
            <w:tcBorders>
              <w:top w:val="nil"/>
              <w:left w:val="nil"/>
              <w:bottom w:val="single" w:sz="4" w:space="0" w:color="B7B7B7"/>
              <w:right w:val="single" w:sz="4" w:space="0" w:color="B7B7B7"/>
            </w:tcBorders>
            <w:shd w:val="clear" w:color="000000" w:fill="FFF2CC"/>
            <w:noWrap/>
            <w:vAlign w:val="center"/>
            <w:hideMark/>
          </w:tcPr>
          <w:p w14:paraId="05D96DC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0.7325</w:t>
            </w:r>
          </w:p>
        </w:tc>
        <w:tc>
          <w:tcPr>
            <w:tcW w:w="613" w:type="dxa"/>
            <w:tcBorders>
              <w:top w:val="nil"/>
              <w:left w:val="nil"/>
              <w:bottom w:val="single" w:sz="4" w:space="0" w:color="B7B7B7"/>
              <w:right w:val="single" w:sz="4" w:space="0" w:color="B7B7B7"/>
            </w:tcBorders>
            <w:shd w:val="clear" w:color="000000" w:fill="FFF2CC"/>
            <w:noWrap/>
            <w:vAlign w:val="center"/>
            <w:hideMark/>
          </w:tcPr>
          <w:p w14:paraId="0155B2D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0.9795</w:t>
            </w:r>
          </w:p>
        </w:tc>
      </w:tr>
      <w:tr w:rsidR="00076ADD" w:rsidRPr="00D118DE" w14:paraId="04AEF109"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6A4AD993"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2023</w:t>
            </w:r>
          </w:p>
        </w:tc>
        <w:tc>
          <w:tcPr>
            <w:tcW w:w="1410" w:type="dxa"/>
            <w:tcBorders>
              <w:top w:val="nil"/>
              <w:left w:val="nil"/>
              <w:bottom w:val="single" w:sz="4" w:space="0" w:color="B7B7B7"/>
              <w:right w:val="single" w:sz="4" w:space="0" w:color="B7B7B7"/>
            </w:tcBorders>
            <w:noWrap/>
            <w:vAlign w:val="center"/>
            <w:hideMark/>
          </w:tcPr>
          <w:p w14:paraId="5489DDE1"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XGBoost</w:t>
            </w:r>
            <w:proofErr w:type="spellEnd"/>
          </w:p>
        </w:tc>
        <w:tc>
          <w:tcPr>
            <w:tcW w:w="840" w:type="dxa"/>
            <w:tcBorders>
              <w:top w:val="nil"/>
              <w:left w:val="nil"/>
              <w:bottom w:val="single" w:sz="4" w:space="0" w:color="B7B7B7"/>
              <w:right w:val="single" w:sz="4" w:space="0" w:color="B7B7B7"/>
            </w:tcBorders>
            <w:noWrap/>
            <w:vAlign w:val="center"/>
            <w:hideMark/>
          </w:tcPr>
          <w:p w14:paraId="4811D5C8"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0.945</w:t>
            </w:r>
          </w:p>
        </w:tc>
        <w:tc>
          <w:tcPr>
            <w:tcW w:w="782" w:type="dxa"/>
            <w:tcBorders>
              <w:top w:val="nil"/>
              <w:left w:val="nil"/>
              <w:bottom w:val="single" w:sz="4" w:space="0" w:color="B7B7B7"/>
              <w:right w:val="single" w:sz="4" w:space="0" w:color="B7B7B7"/>
            </w:tcBorders>
            <w:noWrap/>
            <w:vAlign w:val="center"/>
            <w:hideMark/>
          </w:tcPr>
          <w:p w14:paraId="6F4339B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0.7722</w:t>
            </w:r>
          </w:p>
        </w:tc>
        <w:tc>
          <w:tcPr>
            <w:tcW w:w="1242" w:type="dxa"/>
            <w:tcBorders>
              <w:top w:val="nil"/>
              <w:left w:val="nil"/>
              <w:bottom w:val="single" w:sz="4" w:space="0" w:color="B7B7B7"/>
              <w:right w:val="single" w:sz="4" w:space="0" w:color="B7B7B7"/>
            </w:tcBorders>
            <w:noWrap/>
            <w:vAlign w:val="center"/>
            <w:hideMark/>
          </w:tcPr>
          <w:p w14:paraId="0109F61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0.6698</w:t>
            </w:r>
          </w:p>
        </w:tc>
        <w:tc>
          <w:tcPr>
            <w:tcW w:w="739" w:type="dxa"/>
            <w:tcBorders>
              <w:top w:val="nil"/>
              <w:left w:val="nil"/>
              <w:bottom w:val="single" w:sz="4" w:space="0" w:color="B7B7B7"/>
              <w:right w:val="single" w:sz="4" w:space="0" w:color="B7B7B7"/>
            </w:tcBorders>
            <w:noWrap/>
            <w:vAlign w:val="center"/>
            <w:hideMark/>
          </w:tcPr>
          <w:p w14:paraId="76321396"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0.7832</w:t>
            </w:r>
          </w:p>
        </w:tc>
        <w:tc>
          <w:tcPr>
            <w:tcW w:w="739" w:type="dxa"/>
            <w:tcBorders>
              <w:top w:val="nil"/>
              <w:left w:val="nil"/>
              <w:bottom w:val="single" w:sz="4" w:space="0" w:color="B7B7B7"/>
              <w:right w:val="single" w:sz="4" w:space="0" w:color="B7B7B7"/>
            </w:tcBorders>
            <w:noWrap/>
            <w:vAlign w:val="center"/>
            <w:hideMark/>
          </w:tcPr>
          <w:p w14:paraId="7A2655C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0.5565</w:t>
            </w:r>
          </w:p>
        </w:tc>
        <w:tc>
          <w:tcPr>
            <w:tcW w:w="677" w:type="dxa"/>
            <w:tcBorders>
              <w:top w:val="nil"/>
              <w:left w:val="nil"/>
              <w:bottom w:val="single" w:sz="4" w:space="0" w:color="B7B7B7"/>
              <w:right w:val="single" w:sz="4" w:space="0" w:color="B7B7B7"/>
            </w:tcBorders>
            <w:noWrap/>
            <w:vAlign w:val="center"/>
            <w:hideMark/>
          </w:tcPr>
          <w:p w14:paraId="2BB5BB7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0.8675</w:t>
            </w:r>
          </w:p>
        </w:tc>
        <w:tc>
          <w:tcPr>
            <w:tcW w:w="677" w:type="dxa"/>
            <w:tcBorders>
              <w:top w:val="nil"/>
              <w:left w:val="nil"/>
              <w:bottom w:val="single" w:sz="4" w:space="0" w:color="B7B7B7"/>
              <w:right w:val="single" w:sz="4" w:space="0" w:color="B7B7B7"/>
            </w:tcBorders>
            <w:noWrap/>
            <w:vAlign w:val="center"/>
            <w:hideMark/>
          </w:tcPr>
          <w:p w14:paraId="75E4932C"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0.1911</w:t>
            </w:r>
          </w:p>
        </w:tc>
        <w:tc>
          <w:tcPr>
            <w:tcW w:w="739" w:type="dxa"/>
            <w:tcBorders>
              <w:top w:val="nil"/>
              <w:left w:val="nil"/>
              <w:bottom w:val="single" w:sz="4" w:space="0" w:color="B7B7B7"/>
              <w:right w:val="single" w:sz="4" w:space="0" w:color="B7B7B7"/>
            </w:tcBorders>
            <w:noWrap/>
            <w:vAlign w:val="center"/>
            <w:hideMark/>
          </w:tcPr>
          <w:p w14:paraId="5CEEF6DE"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0.7253</w:t>
            </w:r>
          </w:p>
        </w:tc>
        <w:tc>
          <w:tcPr>
            <w:tcW w:w="613" w:type="dxa"/>
            <w:tcBorders>
              <w:top w:val="nil"/>
              <w:left w:val="nil"/>
              <w:bottom w:val="single" w:sz="4" w:space="0" w:color="B7B7B7"/>
              <w:right w:val="single" w:sz="4" w:space="0" w:color="B7B7B7"/>
            </w:tcBorders>
            <w:noWrap/>
            <w:vAlign w:val="center"/>
            <w:hideMark/>
          </w:tcPr>
          <w:p w14:paraId="5681947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0.9776</w:t>
            </w:r>
          </w:p>
        </w:tc>
      </w:tr>
      <w:tr w:rsidR="00076ADD" w:rsidRPr="00D118DE" w14:paraId="48A199FA" w14:textId="77777777" w:rsidTr="00076ADD">
        <w:trPr>
          <w:trHeight w:val="342"/>
        </w:trPr>
        <w:tc>
          <w:tcPr>
            <w:tcW w:w="621" w:type="dxa"/>
            <w:tcBorders>
              <w:top w:val="nil"/>
              <w:left w:val="single" w:sz="4" w:space="0" w:color="B7B7B7"/>
              <w:bottom w:val="single" w:sz="4" w:space="0" w:color="B7B7B7"/>
              <w:right w:val="single" w:sz="4" w:space="0" w:color="B7B7B7"/>
            </w:tcBorders>
            <w:noWrap/>
            <w:vAlign w:val="center"/>
            <w:hideMark/>
          </w:tcPr>
          <w:p w14:paraId="466192E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2023</w:t>
            </w:r>
          </w:p>
        </w:tc>
        <w:tc>
          <w:tcPr>
            <w:tcW w:w="1410" w:type="dxa"/>
            <w:tcBorders>
              <w:top w:val="nil"/>
              <w:left w:val="nil"/>
              <w:bottom w:val="single" w:sz="4" w:space="0" w:color="B7B7B7"/>
              <w:right w:val="single" w:sz="4" w:space="0" w:color="B7B7B7"/>
            </w:tcBorders>
            <w:noWrap/>
            <w:vAlign w:val="center"/>
            <w:hideMark/>
          </w:tcPr>
          <w:p w14:paraId="284E71D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proofErr w:type="spellStart"/>
            <w:r w:rsidRPr="00D118DE">
              <w:rPr>
                <w:rFonts w:ascii="맑은 고딕" w:eastAsia="맑은 고딕" w:hAnsi="맑은 고딕" w:cs="굴림" w:hint="eastAsia"/>
                <w:color w:val="000000"/>
                <w:kern w:val="0"/>
                <w:sz w:val="12"/>
                <w:szCs w:val="12"/>
                <w14:ligatures w14:val="none"/>
              </w:rPr>
              <w:t>LightGBM</w:t>
            </w:r>
            <w:proofErr w:type="spellEnd"/>
          </w:p>
        </w:tc>
        <w:tc>
          <w:tcPr>
            <w:tcW w:w="840" w:type="dxa"/>
            <w:tcBorders>
              <w:top w:val="nil"/>
              <w:left w:val="nil"/>
              <w:bottom w:val="single" w:sz="4" w:space="0" w:color="B7B7B7"/>
              <w:right w:val="single" w:sz="4" w:space="0" w:color="B7B7B7"/>
            </w:tcBorders>
            <w:noWrap/>
            <w:vAlign w:val="center"/>
            <w:hideMark/>
          </w:tcPr>
          <w:p w14:paraId="6471A2C9"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0.92</w:t>
            </w:r>
          </w:p>
        </w:tc>
        <w:tc>
          <w:tcPr>
            <w:tcW w:w="782" w:type="dxa"/>
            <w:tcBorders>
              <w:top w:val="nil"/>
              <w:left w:val="nil"/>
              <w:bottom w:val="single" w:sz="4" w:space="0" w:color="B7B7B7"/>
              <w:right w:val="single" w:sz="4" w:space="0" w:color="B7B7B7"/>
            </w:tcBorders>
            <w:noWrap/>
            <w:vAlign w:val="center"/>
            <w:hideMark/>
          </w:tcPr>
          <w:p w14:paraId="767EF1E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0.7999</w:t>
            </w:r>
          </w:p>
        </w:tc>
        <w:tc>
          <w:tcPr>
            <w:tcW w:w="1242" w:type="dxa"/>
            <w:tcBorders>
              <w:top w:val="nil"/>
              <w:left w:val="nil"/>
              <w:bottom w:val="single" w:sz="4" w:space="0" w:color="B7B7B7"/>
              <w:right w:val="single" w:sz="4" w:space="0" w:color="B7B7B7"/>
            </w:tcBorders>
            <w:noWrap/>
            <w:vAlign w:val="center"/>
            <w:hideMark/>
          </w:tcPr>
          <w:p w14:paraId="7F121E0D"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0.6614</w:t>
            </w:r>
          </w:p>
        </w:tc>
        <w:tc>
          <w:tcPr>
            <w:tcW w:w="739" w:type="dxa"/>
            <w:tcBorders>
              <w:top w:val="nil"/>
              <w:left w:val="nil"/>
              <w:bottom w:val="single" w:sz="4" w:space="0" w:color="B7B7B7"/>
              <w:right w:val="single" w:sz="4" w:space="0" w:color="B7B7B7"/>
            </w:tcBorders>
            <w:noWrap/>
            <w:vAlign w:val="center"/>
            <w:hideMark/>
          </w:tcPr>
          <w:p w14:paraId="7517C657"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0.8148</w:t>
            </w:r>
          </w:p>
        </w:tc>
        <w:tc>
          <w:tcPr>
            <w:tcW w:w="739" w:type="dxa"/>
            <w:tcBorders>
              <w:top w:val="nil"/>
              <w:left w:val="nil"/>
              <w:bottom w:val="single" w:sz="4" w:space="0" w:color="B7B7B7"/>
              <w:right w:val="single" w:sz="4" w:space="0" w:color="B7B7B7"/>
            </w:tcBorders>
            <w:noWrap/>
            <w:vAlign w:val="center"/>
            <w:hideMark/>
          </w:tcPr>
          <w:p w14:paraId="2C20EDEB"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0.5081</w:t>
            </w:r>
          </w:p>
        </w:tc>
        <w:tc>
          <w:tcPr>
            <w:tcW w:w="677" w:type="dxa"/>
            <w:tcBorders>
              <w:top w:val="nil"/>
              <w:left w:val="nil"/>
              <w:bottom w:val="single" w:sz="4" w:space="0" w:color="B7B7B7"/>
              <w:right w:val="single" w:sz="4" w:space="0" w:color="B7B7B7"/>
            </w:tcBorders>
            <w:noWrap/>
            <w:vAlign w:val="center"/>
            <w:hideMark/>
          </w:tcPr>
          <w:p w14:paraId="0654230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0.8857</w:t>
            </w:r>
          </w:p>
        </w:tc>
        <w:tc>
          <w:tcPr>
            <w:tcW w:w="677" w:type="dxa"/>
            <w:tcBorders>
              <w:top w:val="nil"/>
              <w:left w:val="nil"/>
              <w:bottom w:val="single" w:sz="4" w:space="0" w:color="B7B7B7"/>
              <w:right w:val="single" w:sz="4" w:space="0" w:color="B7B7B7"/>
            </w:tcBorders>
            <w:noWrap/>
            <w:vAlign w:val="center"/>
            <w:hideMark/>
          </w:tcPr>
          <w:p w14:paraId="64D037B4"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0.1972</w:t>
            </w:r>
          </w:p>
        </w:tc>
        <w:tc>
          <w:tcPr>
            <w:tcW w:w="739" w:type="dxa"/>
            <w:tcBorders>
              <w:top w:val="nil"/>
              <w:left w:val="nil"/>
              <w:bottom w:val="single" w:sz="4" w:space="0" w:color="B7B7B7"/>
              <w:right w:val="single" w:sz="4" w:space="0" w:color="B7B7B7"/>
            </w:tcBorders>
            <w:noWrap/>
            <w:vAlign w:val="center"/>
            <w:hideMark/>
          </w:tcPr>
          <w:p w14:paraId="22F5D9C5"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0.7239</w:t>
            </w:r>
          </w:p>
        </w:tc>
        <w:tc>
          <w:tcPr>
            <w:tcW w:w="613" w:type="dxa"/>
            <w:tcBorders>
              <w:top w:val="nil"/>
              <w:left w:val="nil"/>
              <w:bottom w:val="single" w:sz="4" w:space="0" w:color="B7B7B7"/>
              <w:right w:val="single" w:sz="4" w:space="0" w:color="B7B7B7"/>
            </w:tcBorders>
            <w:noWrap/>
            <w:vAlign w:val="center"/>
            <w:hideMark/>
          </w:tcPr>
          <w:p w14:paraId="4CB02B30" w14:textId="77777777" w:rsidR="00076ADD" w:rsidRPr="00D118DE" w:rsidRDefault="00076ADD" w:rsidP="00D118DE">
            <w:pPr>
              <w:widowControl/>
              <w:wordWrap/>
              <w:autoSpaceDE/>
              <w:autoSpaceDN/>
              <w:spacing w:after="0"/>
              <w:jc w:val="center"/>
              <w:rPr>
                <w:rFonts w:ascii="맑은 고딕" w:eastAsia="맑은 고딕" w:hAnsi="맑은 고딕" w:cs="굴림" w:hint="eastAsia"/>
                <w:color w:val="000000"/>
                <w:kern w:val="0"/>
                <w:sz w:val="12"/>
                <w:szCs w:val="12"/>
                <w14:ligatures w14:val="none"/>
              </w:rPr>
            </w:pPr>
            <w:r w:rsidRPr="00D118DE">
              <w:rPr>
                <w:rFonts w:ascii="맑은 고딕" w:eastAsia="맑은 고딕" w:hAnsi="맑은 고딕" w:cs="굴림" w:hint="eastAsia"/>
                <w:color w:val="000000"/>
                <w:kern w:val="0"/>
                <w:sz w:val="12"/>
                <w:szCs w:val="12"/>
                <w14:ligatures w14:val="none"/>
              </w:rPr>
              <w:t>0.9777</w:t>
            </w:r>
          </w:p>
        </w:tc>
      </w:tr>
    </w:tbl>
    <w:p w14:paraId="1BCBE788" w14:textId="75E30B25" w:rsidR="00D21851" w:rsidRDefault="00AB3445" w:rsidP="00B42595">
      <w:r w:rsidRPr="00E33892">
        <w:rPr>
          <w:sz w:val="18"/>
          <w:szCs w:val="20"/>
        </w:rPr>
        <w:t xml:space="preserve">주: 노란색 음영은 각 연도에서 </w:t>
      </w:r>
      <w:r w:rsidR="00E6272B" w:rsidRPr="00E33892">
        <w:rPr>
          <w:rFonts w:hint="eastAsia"/>
          <w:sz w:val="18"/>
          <w:szCs w:val="20"/>
        </w:rPr>
        <w:t>균형 정확도</w:t>
      </w:r>
      <w:r w:rsidRPr="00E33892">
        <w:rPr>
          <w:sz w:val="18"/>
          <w:szCs w:val="20"/>
        </w:rPr>
        <w:t xml:space="preserve">가 가장 높은 최적모형을 의미한다. 본 연구는 클래스 불균형을 고려하여 단순 정확도보다 </w:t>
      </w:r>
      <w:r w:rsidR="00E6272B" w:rsidRPr="00E33892">
        <w:rPr>
          <w:rFonts w:hint="eastAsia"/>
          <w:sz w:val="18"/>
          <w:szCs w:val="20"/>
        </w:rPr>
        <w:t>균형 정확도,</w:t>
      </w:r>
      <w:r w:rsidRPr="00E33892">
        <w:rPr>
          <w:sz w:val="18"/>
          <w:szCs w:val="20"/>
        </w:rPr>
        <w:t xml:space="preserve"> Recall_0, F1_0 및 ROC-AUC를 중심으로 모형 성과를 해석하였다.</w:t>
      </w:r>
    </w:p>
    <w:p w14:paraId="155E0C4F" w14:textId="3058C75A" w:rsidR="00D21851" w:rsidRDefault="00D21851" w:rsidP="00D21851">
      <w:pPr>
        <w:jc w:val="center"/>
        <w:rPr>
          <w:rFonts w:hint="eastAsia"/>
        </w:rPr>
      </w:pPr>
      <w:r>
        <w:rPr>
          <w:rFonts w:hint="eastAsia"/>
          <w:b/>
          <w:bCs/>
        </w:rPr>
        <w:t>&lt;그림</w:t>
      </w:r>
      <w:r w:rsidR="00E33892">
        <w:rPr>
          <w:rFonts w:hint="eastAsia"/>
          <w:b/>
          <w:bCs/>
        </w:rPr>
        <w:t>5</w:t>
      </w:r>
      <w:r>
        <w:rPr>
          <w:rFonts w:hint="eastAsia"/>
          <w:b/>
          <w:bCs/>
        </w:rPr>
        <w:t xml:space="preserve">&gt; </w:t>
      </w:r>
      <w:r w:rsidRPr="00B42595">
        <w:rPr>
          <w:b/>
          <w:bCs/>
        </w:rPr>
        <w:t>연도별·모형별 주요 성과지표</w:t>
      </w:r>
    </w:p>
    <w:p w14:paraId="0F27C5BE" w14:textId="05C1D3E7" w:rsidR="000108B2" w:rsidRDefault="00C50046" w:rsidP="00E33892">
      <w:pPr>
        <w:jc w:val="center"/>
        <w:rPr>
          <w:rFonts w:hint="eastAsia"/>
        </w:rPr>
      </w:pPr>
      <w:r w:rsidRPr="00C50046">
        <w:drawing>
          <wp:inline distT="0" distB="0" distL="0" distR="0" wp14:anchorId="57DFDA00" wp14:editId="435883F4">
            <wp:extent cx="5180783" cy="2447779"/>
            <wp:effectExtent l="0" t="0" r="1270" b="0"/>
            <wp:docPr id="131556752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703"/>
                    <a:stretch>
                      <a:fillRect/>
                    </a:stretch>
                  </pic:blipFill>
                  <pic:spPr bwMode="auto">
                    <a:xfrm>
                      <a:off x="0" y="0"/>
                      <a:ext cx="5184460" cy="2449516"/>
                    </a:xfrm>
                    <a:prstGeom prst="rect">
                      <a:avLst/>
                    </a:prstGeom>
                    <a:noFill/>
                    <a:ln>
                      <a:noFill/>
                    </a:ln>
                    <a:extLst>
                      <a:ext uri="{53640926-AAD7-44D8-BBD7-CCE9431645EC}">
                        <a14:shadowObscured xmlns:a14="http://schemas.microsoft.com/office/drawing/2010/main"/>
                      </a:ext>
                    </a:extLst>
                  </pic:spPr>
                </pic:pic>
              </a:graphicData>
            </a:graphic>
          </wp:inline>
        </w:drawing>
      </w:r>
    </w:p>
    <w:p w14:paraId="54449DCA" w14:textId="5AB52F32" w:rsidR="000108B2" w:rsidRDefault="00E6272B" w:rsidP="00B42595">
      <w:pPr>
        <w:rPr>
          <w:rFonts w:hint="eastAsia"/>
        </w:rPr>
      </w:pPr>
      <w:r w:rsidRPr="00E6272B">
        <w:t>&lt;표</w:t>
      </w:r>
      <w:r w:rsidR="00E33892">
        <w:rPr>
          <w:rFonts w:hint="eastAsia"/>
        </w:rPr>
        <w:t>4</w:t>
      </w:r>
      <w:r>
        <w:rPr>
          <w:rFonts w:hint="eastAsia"/>
        </w:rPr>
        <w:t>&gt;</w:t>
      </w:r>
      <w:r w:rsidR="00246418">
        <w:rPr>
          <w:rFonts w:hint="eastAsia"/>
        </w:rPr>
        <w:t>와 &lt;그림</w:t>
      </w:r>
      <w:r w:rsidR="00E33892">
        <w:rPr>
          <w:rFonts w:hint="eastAsia"/>
        </w:rPr>
        <w:t>5</w:t>
      </w:r>
      <w:r w:rsidR="00246418">
        <w:rPr>
          <w:rFonts w:hint="eastAsia"/>
        </w:rPr>
        <w:t>&gt;</w:t>
      </w:r>
      <w:r w:rsidR="00E33892">
        <w:rPr>
          <w:rFonts w:hint="eastAsia"/>
        </w:rPr>
        <w:t>는</w:t>
      </w:r>
      <w:r w:rsidRPr="00E6272B">
        <w:t xml:space="preserve"> 연도별·모형별 예측모형의 주요 성과지표를 비교한 결과이다. 균형</w:t>
      </w:r>
      <w:r>
        <w:rPr>
          <w:rFonts w:hint="eastAsia"/>
        </w:rPr>
        <w:t xml:space="preserve"> </w:t>
      </w:r>
      <w:r w:rsidRPr="00E6272B">
        <w:t xml:space="preserve">정확도를 기준으로 볼 때 2019년은 </w:t>
      </w:r>
      <w:proofErr w:type="spellStart"/>
      <w:r w:rsidRPr="00E6272B">
        <w:t>XGBoost</w:t>
      </w:r>
      <w:proofErr w:type="spellEnd"/>
      <w:r w:rsidRPr="00E6272B">
        <w:t xml:space="preserve">, 2020년은 </w:t>
      </w:r>
      <w:proofErr w:type="spellStart"/>
      <w:r w:rsidRPr="00E6272B">
        <w:t>LightGBM</w:t>
      </w:r>
      <w:proofErr w:type="spellEnd"/>
      <w:r w:rsidRPr="00E6272B">
        <w:t xml:space="preserve">, 2021년과 2022년은 </w:t>
      </w:r>
      <w:proofErr w:type="spellStart"/>
      <w:r w:rsidRPr="00E6272B">
        <w:lastRenderedPageBreak/>
        <w:t>XGBoost</w:t>
      </w:r>
      <w:proofErr w:type="spellEnd"/>
      <w:r w:rsidRPr="00E6272B">
        <w:t xml:space="preserve">, 2023년은 </w:t>
      </w:r>
      <w:proofErr w:type="spellStart"/>
      <w:r w:rsidRPr="00E6272B">
        <w:t>RandomForest</w:t>
      </w:r>
      <w:proofErr w:type="spellEnd"/>
      <w:r w:rsidRPr="00E6272B">
        <w:t>가 가장 높은 성능을 보였다. 연도별 최적모형의 균형</w:t>
      </w:r>
      <w:r>
        <w:rPr>
          <w:rFonts w:hint="eastAsia"/>
        </w:rPr>
        <w:t xml:space="preserve"> </w:t>
      </w:r>
      <w:r w:rsidRPr="00E6272B">
        <w:t xml:space="preserve">정확도는 0.6001~0.6775 수준으로 나타났으며, 2023년 </w:t>
      </w:r>
      <w:proofErr w:type="spellStart"/>
      <w:r w:rsidRPr="00E6272B">
        <w:t>RandomForest</w:t>
      </w:r>
      <w:proofErr w:type="spellEnd"/>
      <w:r w:rsidRPr="00E6272B">
        <w:t xml:space="preserve">가 가장 높은 값을 보였다. F1_0은 전반적으로 F1_1보다 낮게 나타나 </w:t>
      </w:r>
      <w:proofErr w:type="spellStart"/>
      <w:r w:rsidRPr="00E6272B">
        <w:t>비계속운영</w:t>
      </w:r>
      <w:proofErr w:type="spellEnd"/>
      <w:r w:rsidRPr="00E6272B">
        <w:t xml:space="preserve"> 집단의 예측이 계속운영 집단보다 상대적으로 어렵다는 점을 확인할 수 있다. 따라서 본 연구에서는 단순 </w:t>
      </w:r>
      <w:proofErr w:type="spellStart"/>
      <w:r w:rsidRPr="00E6272B">
        <w:t>정확도뿐만</w:t>
      </w:r>
      <w:proofErr w:type="spellEnd"/>
      <w:r w:rsidRPr="00E6272B">
        <w:t xml:space="preserve"> 아니라 균형</w:t>
      </w:r>
      <w:r w:rsidR="00C50046">
        <w:rPr>
          <w:rFonts w:hint="eastAsia"/>
        </w:rPr>
        <w:t xml:space="preserve"> </w:t>
      </w:r>
      <w:r w:rsidRPr="00E6272B">
        <w:t>정확도와 Recall_0, F1_0을 함께 고려하여 모형 성과를 해석하였다.</w:t>
      </w:r>
    </w:p>
    <w:p w14:paraId="1061B649" w14:textId="53AF47C9" w:rsidR="00B42595" w:rsidRDefault="00B42595" w:rsidP="00B42595">
      <w:pPr>
        <w:rPr>
          <w:b/>
          <w:bCs/>
        </w:rPr>
      </w:pPr>
      <w:r w:rsidRPr="00B42595">
        <w:br/>
      </w:r>
      <w:r w:rsidR="00B96994">
        <w:rPr>
          <w:rFonts w:hint="eastAsia"/>
          <w:b/>
          <w:bCs/>
        </w:rPr>
        <w:t>2</w:t>
      </w:r>
      <w:r w:rsidR="00B96994" w:rsidRPr="00B42595">
        <w:rPr>
          <w:b/>
          <w:bCs/>
        </w:rPr>
        <w:t xml:space="preserve">) 기본 </w:t>
      </w:r>
      <w:proofErr w:type="spellStart"/>
      <w:r w:rsidR="00B96994" w:rsidRPr="00B42595">
        <w:rPr>
          <w:b/>
          <w:bCs/>
        </w:rPr>
        <w:t>임계값과</w:t>
      </w:r>
      <w:proofErr w:type="spellEnd"/>
      <w:r w:rsidR="00B96994" w:rsidRPr="00B42595">
        <w:rPr>
          <w:b/>
          <w:bCs/>
        </w:rPr>
        <w:t xml:space="preserve"> 조정 </w:t>
      </w:r>
      <w:proofErr w:type="spellStart"/>
      <w:r w:rsidR="00B96994" w:rsidRPr="00B42595">
        <w:rPr>
          <w:b/>
          <w:bCs/>
        </w:rPr>
        <w:t>임계값의</w:t>
      </w:r>
      <w:proofErr w:type="spellEnd"/>
      <w:r w:rsidR="00B96994" w:rsidRPr="00B42595">
        <w:rPr>
          <w:b/>
          <w:bCs/>
        </w:rPr>
        <w:t xml:space="preserve"> 성능 차이</w:t>
      </w:r>
    </w:p>
    <w:p w14:paraId="58B887E5" w14:textId="73E0690D" w:rsidR="00D21851" w:rsidRPr="00D21851" w:rsidRDefault="00D21851" w:rsidP="00D21851">
      <w:pPr>
        <w:jc w:val="center"/>
        <w:rPr>
          <w:rFonts w:hint="eastAsia"/>
          <w:b/>
          <w:bCs/>
        </w:rPr>
      </w:pPr>
      <w:r>
        <w:rPr>
          <w:rFonts w:hint="eastAsia"/>
          <w:b/>
          <w:bCs/>
        </w:rPr>
        <w:t>&lt;표</w:t>
      </w:r>
      <w:r w:rsidR="00E33892">
        <w:rPr>
          <w:rFonts w:hint="eastAsia"/>
          <w:b/>
          <w:bCs/>
        </w:rPr>
        <w:t>5</w:t>
      </w:r>
      <w:r>
        <w:rPr>
          <w:rFonts w:hint="eastAsia"/>
          <w:b/>
          <w:bCs/>
        </w:rPr>
        <w:t xml:space="preserve">&gt; </w:t>
      </w:r>
      <w:r w:rsidRPr="00B42595">
        <w:rPr>
          <w:b/>
          <w:bCs/>
        </w:rPr>
        <w:t xml:space="preserve">기본 </w:t>
      </w:r>
      <w:proofErr w:type="spellStart"/>
      <w:r w:rsidRPr="00B42595">
        <w:rPr>
          <w:b/>
          <w:bCs/>
        </w:rPr>
        <w:t>임계값과</w:t>
      </w:r>
      <w:proofErr w:type="spellEnd"/>
      <w:r w:rsidRPr="00B42595">
        <w:rPr>
          <w:b/>
          <w:bCs/>
        </w:rPr>
        <w:t xml:space="preserve"> 조정 </w:t>
      </w:r>
      <w:proofErr w:type="spellStart"/>
      <w:r w:rsidRPr="00B42595">
        <w:rPr>
          <w:b/>
          <w:bCs/>
        </w:rPr>
        <w:t>임계값의</w:t>
      </w:r>
      <w:proofErr w:type="spellEnd"/>
      <w:r w:rsidRPr="00B42595">
        <w:rPr>
          <w:b/>
          <w:bCs/>
        </w:rPr>
        <w:t xml:space="preserve"> 성능 차이</w:t>
      </w:r>
    </w:p>
    <w:tbl>
      <w:tblPr>
        <w:tblW w:w="93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8"/>
        <w:gridCol w:w="1331"/>
        <w:gridCol w:w="1139"/>
        <w:gridCol w:w="683"/>
        <w:gridCol w:w="911"/>
        <w:gridCol w:w="1752"/>
        <w:gridCol w:w="828"/>
        <w:gridCol w:w="828"/>
        <w:gridCol w:w="679"/>
        <w:gridCol w:w="679"/>
      </w:tblGrid>
      <w:tr w:rsidR="008724C4" w:rsidRPr="00B96994" w14:paraId="5D3D20D5" w14:textId="77777777" w:rsidTr="008724C4">
        <w:trPr>
          <w:trHeight w:val="470"/>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97FB87" w14:textId="77777777" w:rsidR="00B96994" w:rsidRPr="00B96994" w:rsidRDefault="00B96994" w:rsidP="00B96994">
            <w:pPr>
              <w:rPr>
                <w:b/>
                <w:bCs/>
                <w:sz w:val="16"/>
                <w:szCs w:val="18"/>
              </w:rPr>
            </w:pPr>
            <w:r w:rsidRPr="00B96994">
              <w:rPr>
                <w:b/>
                <w:bCs/>
                <w:sz w:val="16"/>
                <w:szCs w:val="18"/>
              </w:rPr>
              <w:t>연도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99210A" w14:textId="77777777" w:rsidR="00B96994" w:rsidRPr="00B96994" w:rsidRDefault="00B96994" w:rsidP="00B96994">
            <w:pPr>
              <w:rPr>
                <w:b/>
                <w:bCs/>
                <w:sz w:val="16"/>
                <w:szCs w:val="18"/>
              </w:rPr>
            </w:pPr>
            <w:r w:rsidRPr="00B96994">
              <w:rPr>
                <w:b/>
                <w:bCs/>
                <w:sz w:val="16"/>
                <w:szCs w:val="18"/>
              </w:rPr>
              <w:t>모형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9562E8" w14:textId="77777777" w:rsidR="00B96994" w:rsidRPr="00B96994" w:rsidRDefault="00B96994" w:rsidP="00B96994">
            <w:pPr>
              <w:rPr>
                <w:b/>
                <w:bCs/>
                <w:sz w:val="16"/>
                <w:szCs w:val="18"/>
              </w:rPr>
            </w:pPr>
            <w:r w:rsidRPr="00B96994">
              <w:rPr>
                <w:b/>
                <w:bCs/>
                <w:sz w:val="16"/>
                <w:szCs w:val="18"/>
              </w:rPr>
              <w:t>구분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005C2A" w14:textId="77777777" w:rsidR="00B96994" w:rsidRPr="00B96994" w:rsidRDefault="00B96994" w:rsidP="00B96994">
            <w:pPr>
              <w:rPr>
                <w:b/>
                <w:bCs/>
                <w:sz w:val="16"/>
                <w:szCs w:val="18"/>
              </w:rPr>
            </w:pPr>
            <w:proofErr w:type="spellStart"/>
            <w:r w:rsidRPr="00B96994">
              <w:rPr>
                <w:b/>
                <w:bCs/>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C70BB" w14:textId="77777777" w:rsidR="00B96994" w:rsidRPr="00B96994" w:rsidRDefault="00B96994" w:rsidP="00B96994">
            <w:pPr>
              <w:rPr>
                <w:b/>
                <w:bCs/>
                <w:sz w:val="16"/>
                <w:szCs w:val="18"/>
              </w:rPr>
            </w:pPr>
            <w:r w:rsidRPr="00B96994">
              <w:rPr>
                <w:b/>
                <w:bCs/>
                <w:sz w:val="16"/>
                <w:szCs w:val="18"/>
              </w:rPr>
              <w:t>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DD75A0" w14:textId="77777777" w:rsidR="00B96994" w:rsidRPr="00B96994" w:rsidRDefault="00B96994" w:rsidP="00B96994">
            <w:pPr>
              <w:rPr>
                <w:b/>
                <w:bCs/>
                <w:sz w:val="16"/>
                <w:szCs w:val="18"/>
              </w:rPr>
            </w:pPr>
            <w:r w:rsidRPr="00B96994">
              <w:rPr>
                <w:b/>
                <w:bCs/>
                <w:sz w:val="16"/>
                <w:szCs w:val="18"/>
              </w:rPr>
              <w:t>Balanced 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F63DBC" w14:textId="77777777" w:rsidR="00B96994" w:rsidRPr="00B96994" w:rsidRDefault="00B96994" w:rsidP="00B96994">
            <w:pPr>
              <w:rPr>
                <w:b/>
                <w:bCs/>
                <w:sz w:val="16"/>
                <w:szCs w:val="18"/>
              </w:rPr>
            </w:pPr>
            <w:r w:rsidRPr="00B96994">
              <w:rPr>
                <w:b/>
                <w:bCs/>
                <w:sz w:val="16"/>
                <w:szCs w:val="18"/>
              </w:rPr>
              <w:t>Recall_1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AB417E" w14:textId="77777777" w:rsidR="00B96994" w:rsidRPr="00B96994" w:rsidRDefault="00B96994" w:rsidP="00B96994">
            <w:pPr>
              <w:rPr>
                <w:b/>
                <w:bCs/>
                <w:sz w:val="16"/>
                <w:szCs w:val="18"/>
              </w:rPr>
            </w:pPr>
            <w:r w:rsidRPr="00B96994">
              <w:rPr>
                <w:b/>
                <w:bCs/>
                <w:sz w:val="16"/>
                <w:szCs w:val="18"/>
              </w:rPr>
              <w:t>Recall_0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FC63B3" w14:textId="77777777" w:rsidR="00B96994" w:rsidRPr="00B96994" w:rsidRDefault="00B96994" w:rsidP="00B96994">
            <w:pPr>
              <w:rPr>
                <w:b/>
                <w:bCs/>
                <w:sz w:val="16"/>
                <w:szCs w:val="18"/>
              </w:rPr>
            </w:pPr>
            <w:r w:rsidRPr="00B96994">
              <w:rPr>
                <w:b/>
                <w:bCs/>
                <w:sz w:val="16"/>
                <w:szCs w:val="18"/>
              </w:rPr>
              <w:t>F1_1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89BDA5" w14:textId="77777777" w:rsidR="00B96994" w:rsidRPr="00B96994" w:rsidRDefault="00B96994" w:rsidP="00B96994">
            <w:pPr>
              <w:rPr>
                <w:b/>
                <w:bCs/>
                <w:sz w:val="16"/>
                <w:szCs w:val="18"/>
              </w:rPr>
            </w:pPr>
            <w:r w:rsidRPr="00B96994">
              <w:rPr>
                <w:b/>
                <w:bCs/>
                <w:sz w:val="16"/>
                <w:szCs w:val="18"/>
              </w:rPr>
              <w:t>F1_0</w:t>
            </w:r>
          </w:p>
        </w:tc>
      </w:tr>
      <w:tr w:rsidR="008724C4" w:rsidRPr="00B96994" w14:paraId="0BF2E5B7" w14:textId="77777777" w:rsidTr="008724C4">
        <w:trPr>
          <w:trHeight w:val="45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216692" w14:textId="77777777" w:rsidR="00B96994" w:rsidRPr="00B96994" w:rsidRDefault="00B96994" w:rsidP="00B96994">
            <w:pPr>
              <w:rPr>
                <w:sz w:val="16"/>
                <w:szCs w:val="18"/>
              </w:rPr>
            </w:pPr>
            <w:r w:rsidRPr="00B96994">
              <w:rPr>
                <w:sz w:val="16"/>
                <w:szCs w:val="18"/>
              </w:rPr>
              <w:t>2019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68A4B0"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2CFE0" w14:textId="77777777" w:rsidR="00B96994" w:rsidRPr="00B96994" w:rsidRDefault="00B96994" w:rsidP="00B96994">
            <w:pPr>
              <w:rPr>
                <w:sz w:val="16"/>
                <w:szCs w:val="18"/>
              </w:rPr>
            </w:pPr>
            <w:r w:rsidRPr="00B96994">
              <w:rPr>
                <w:sz w:val="16"/>
                <w:szCs w:val="18"/>
              </w:rPr>
              <w:t xml:space="preserve">기본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6D9957" w14:textId="77777777" w:rsidR="00B96994" w:rsidRPr="00B96994" w:rsidRDefault="00B96994" w:rsidP="00B96994">
            <w:pPr>
              <w:rPr>
                <w:sz w:val="16"/>
                <w:szCs w:val="18"/>
              </w:rPr>
            </w:pPr>
            <w:r w:rsidRPr="00B96994">
              <w:rPr>
                <w:sz w:val="16"/>
                <w:szCs w:val="18"/>
              </w:rPr>
              <w:t>0.500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A09E0F" w14:textId="77777777" w:rsidR="00B96994" w:rsidRPr="00B96994" w:rsidRDefault="00B96994" w:rsidP="00B96994">
            <w:pPr>
              <w:rPr>
                <w:sz w:val="16"/>
                <w:szCs w:val="18"/>
              </w:rPr>
            </w:pPr>
            <w:r w:rsidRPr="00B96994">
              <w:rPr>
                <w:sz w:val="16"/>
                <w:szCs w:val="18"/>
              </w:rPr>
              <w:t>0.8690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DC7E3E" w14:textId="77777777" w:rsidR="00B96994" w:rsidRPr="00B96994" w:rsidRDefault="00B96994" w:rsidP="00B96994">
            <w:pPr>
              <w:rPr>
                <w:sz w:val="16"/>
                <w:szCs w:val="18"/>
              </w:rPr>
            </w:pPr>
            <w:r w:rsidRPr="00B96994">
              <w:rPr>
                <w:sz w:val="16"/>
                <w:szCs w:val="18"/>
              </w:rPr>
              <w:t>0.5005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E3CD5D" w14:textId="77777777" w:rsidR="00B96994" w:rsidRPr="00B96994" w:rsidRDefault="00B96994" w:rsidP="00B96994">
            <w:pPr>
              <w:rPr>
                <w:sz w:val="16"/>
                <w:szCs w:val="18"/>
              </w:rPr>
            </w:pPr>
            <w:r w:rsidRPr="00B96994">
              <w:rPr>
                <w:sz w:val="16"/>
                <w:szCs w:val="18"/>
              </w:rPr>
              <w:t>0.9984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A5583" w14:textId="77777777" w:rsidR="00B96994" w:rsidRPr="00B96994" w:rsidRDefault="00B96994" w:rsidP="00B96994">
            <w:pPr>
              <w:rPr>
                <w:sz w:val="16"/>
                <w:szCs w:val="18"/>
              </w:rPr>
            </w:pPr>
            <w:r w:rsidRPr="00B96994">
              <w:rPr>
                <w:sz w:val="16"/>
                <w:szCs w:val="18"/>
              </w:rPr>
              <w:t>0.0026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BF2549" w14:textId="77777777" w:rsidR="00B96994" w:rsidRPr="00B96994" w:rsidRDefault="00B96994" w:rsidP="00B96994">
            <w:pPr>
              <w:rPr>
                <w:sz w:val="16"/>
                <w:szCs w:val="18"/>
              </w:rPr>
            </w:pPr>
            <w:r w:rsidRPr="00B96994">
              <w:rPr>
                <w:sz w:val="16"/>
                <w:szCs w:val="18"/>
              </w:rPr>
              <w:t>0.9299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0618D1" w14:textId="77777777" w:rsidR="00B96994" w:rsidRPr="00B96994" w:rsidRDefault="00B96994" w:rsidP="00B96994">
            <w:pPr>
              <w:rPr>
                <w:sz w:val="16"/>
                <w:szCs w:val="18"/>
              </w:rPr>
            </w:pPr>
            <w:r w:rsidRPr="00B96994">
              <w:rPr>
                <w:sz w:val="16"/>
                <w:szCs w:val="18"/>
              </w:rPr>
              <w:t>0.0052</w:t>
            </w:r>
          </w:p>
        </w:tc>
      </w:tr>
      <w:tr w:rsidR="008724C4" w:rsidRPr="00B96994" w14:paraId="26AC79A0"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636484" w14:textId="77777777" w:rsidR="00B96994" w:rsidRPr="00B96994" w:rsidRDefault="00B96994" w:rsidP="00B96994">
            <w:pPr>
              <w:rPr>
                <w:sz w:val="16"/>
                <w:szCs w:val="18"/>
              </w:rPr>
            </w:pPr>
            <w:r w:rsidRPr="00B96994">
              <w:rPr>
                <w:sz w:val="16"/>
                <w:szCs w:val="18"/>
              </w:rPr>
              <w:t>2019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13D6ED"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28F3B4" w14:textId="77777777" w:rsidR="00B96994" w:rsidRPr="00B96994" w:rsidRDefault="00B96994" w:rsidP="00B96994">
            <w:pPr>
              <w:rPr>
                <w:sz w:val="16"/>
                <w:szCs w:val="18"/>
              </w:rPr>
            </w:pPr>
            <w:r w:rsidRPr="00B96994">
              <w:rPr>
                <w:sz w:val="16"/>
                <w:szCs w:val="18"/>
              </w:rPr>
              <w:t xml:space="preserve">조정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1A0BAF" w14:textId="77777777" w:rsidR="00B96994" w:rsidRPr="00B96994" w:rsidRDefault="00B96994" w:rsidP="00B96994">
            <w:pPr>
              <w:rPr>
                <w:sz w:val="16"/>
                <w:szCs w:val="18"/>
              </w:rPr>
            </w:pPr>
            <w:r w:rsidRPr="00B96994">
              <w:rPr>
                <w:sz w:val="16"/>
                <w:szCs w:val="18"/>
              </w:rPr>
              <w:t>0.855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EFAC1" w14:textId="77777777" w:rsidR="00B96994" w:rsidRPr="00B96994" w:rsidRDefault="00B96994" w:rsidP="00B96994">
            <w:pPr>
              <w:rPr>
                <w:sz w:val="16"/>
                <w:szCs w:val="18"/>
              </w:rPr>
            </w:pPr>
            <w:r w:rsidRPr="00B96994">
              <w:rPr>
                <w:sz w:val="16"/>
                <w:szCs w:val="18"/>
              </w:rPr>
              <w:t>0.6206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69F04" w14:textId="77777777" w:rsidR="00B96994" w:rsidRPr="00B96994" w:rsidRDefault="00B96994" w:rsidP="00B96994">
            <w:pPr>
              <w:rPr>
                <w:sz w:val="16"/>
                <w:szCs w:val="18"/>
              </w:rPr>
            </w:pPr>
            <w:r w:rsidRPr="00B96994">
              <w:rPr>
                <w:sz w:val="16"/>
                <w:szCs w:val="18"/>
              </w:rPr>
              <w:t>0.6172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AF401B" w14:textId="77777777" w:rsidR="00B96994" w:rsidRPr="00B96994" w:rsidRDefault="00B96994" w:rsidP="00B96994">
            <w:pPr>
              <w:rPr>
                <w:sz w:val="16"/>
                <w:szCs w:val="18"/>
              </w:rPr>
            </w:pPr>
            <w:r w:rsidRPr="00B96994">
              <w:rPr>
                <w:sz w:val="16"/>
                <w:szCs w:val="18"/>
              </w:rPr>
              <w:t>0.6218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3B3BFB" w14:textId="77777777" w:rsidR="00B96994" w:rsidRPr="00B96994" w:rsidRDefault="00B96994" w:rsidP="00B96994">
            <w:pPr>
              <w:rPr>
                <w:sz w:val="16"/>
                <w:szCs w:val="18"/>
              </w:rPr>
            </w:pPr>
            <w:r w:rsidRPr="00B96994">
              <w:rPr>
                <w:sz w:val="16"/>
                <w:szCs w:val="18"/>
              </w:rPr>
              <w:t>0.6126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78BC83" w14:textId="77777777" w:rsidR="00B96994" w:rsidRPr="00B96994" w:rsidRDefault="00B96994" w:rsidP="00B96994">
            <w:pPr>
              <w:rPr>
                <w:sz w:val="16"/>
                <w:szCs w:val="18"/>
              </w:rPr>
            </w:pPr>
            <w:r w:rsidRPr="00B96994">
              <w:rPr>
                <w:sz w:val="16"/>
                <w:szCs w:val="18"/>
              </w:rPr>
              <w:t>0.7404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E4CD80" w14:textId="77777777" w:rsidR="00B96994" w:rsidRPr="00B96994" w:rsidRDefault="00B96994" w:rsidP="00B96994">
            <w:pPr>
              <w:rPr>
                <w:sz w:val="16"/>
                <w:szCs w:val="18"/>
              </w:rPr>
            </w:pPr>
            <w:r w:rsidRPr="00B96994">
              <w:rPr>
                <w:sz w:val="16"/>
                <w:szCs w:val="18"/>
              </w:rPr>
              <w:t>0.2956</w:t>
            </w:r>
          </w:p>
        </w:tc>
      </w:tr>
      <w:tr w:rsidR="008724C4" w:rsidRPr="00B96994" w14:paraId="1FAC5528"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C2A599" w14:textId="77777777" w:rsidR="00B96994" w:rsidRPr="00B96994" w:rsidRDefault="00B96994" w:rsidP="00B96994">
            <w:pPr>
              <w:rPr>
                <w:sz w:val="16"/>
                <w:szCs w:val="18"/>
              </w:rPr>
            </w:pPr>
            <w:r w:rsidRPr="00B96994">
              <w:rPr>
                <w:sz w:val="16"/>
                <w:szCs w:val="18"/>
              </w:rPr>
              <w:t>2020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57BA71" w14:textId="77777777" w:rsidR="00B96994" w:rsidRPr="00B96994" w:rsidRDefault="00B96994" w:rsidP="00B96994">
            <w:pPr>
              <w:rPr>
                <w:sz w:val="16"/>
                <w:szCs w:val="18"/>
              </w:rPr>
            </w:pPr>
            <w:proofErr w:type="spellStart"/>
            <w:r w:rsidRPr="00B96994">
              <w:rPr>
                <w:sz w:val="16"/>
                <w:szCs w:val="18"/>
              </w:rPr>
              <w:t>LightGBM</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98756A" w14:textId="77777777" w:rsidR="00B96994" w:rsidRPr="00B96994" w:rsidRDefault="00B96994" w:rsidP="00B96994">
            <w:pPr>
              <w:rPr>
                <w:sz w:val="16"/>
                <w:szCs w:val="18"/>
              </w:rPr>
            </w:pPr>
            <w:r w:rsidRPr="00B96994">
              <w:rPr>
                <w:sz w:val="16"/>
                <w:szCs w:val="18"/>
              </w:rPr>
              <w:t xml:space="preserve">기본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D40B7" w14:textId="77777777" w:rsidR="00B96994" w:rsidRPr="00B96994" w:rsidRDefault="00B96994" w:rsidP="00B96994">
            <w:pPr>
              <w:rPr>
                <w:sz w:val="16"/>
                <w:szCs w:val="18"/>
              </w:rPr>
            </w:pPr>
            <w:r w:rsidRPr="00B96994">
              <w:rPr>
                <w:sz w:val="16"/>
                <w:szCs w:val="18"/>
              </w:rPr>
              <w:t>0.500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08AB2F" w14:textId="77777777" w:rsidR="00B96994" w:rsidRPr="00B96994" w:rsidRDefault="00B96994" w:rsidP="00B96994">
            <w:pPr>
              <w:rPr>
                <w:sz w:val="16"/>
                <w:szCs w:val="18"/>
              </w:rPr>
            </w:pPr>
            <w:r w:rsidRPr="00B96994">
              <w:rPr>
                <w:sz w:val="16"/>
                <w:szCs w:val="18"/>
              </w:rPr>
              <w:t>0.8660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9C09E9" w14:textId="77777777" w:rsidR="00B96994" w:rsidRPr="00B96994" w:rsidRDefault="00B96994" w:rsidP="00B96994">
            <w:pPr>
              <w:rPr>
                <w:sz w:val="16"/>
                <w:szCs w:val="18"/>
              </w:rPr>
            </w:pPr>
            <w:r w:rsidRPr="00B96994">
              <w:rPr>
                <w:sz w:val="16"/>
                <w:szCs w:val="18"/>
              </w:rPr>
              <w:t>0.4998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34EF56" w14:textId="77777777" w:rsidR="00B96994" w:rsidRPr="00B96994" w:rsidRDefault="00B96994" w:rsidP="00B96994">
            <w:pPr>
              <w:rPr>
                <w:sz w:val="16"/>
                <w:szCs w:val="18"/>
              </w:rPr>
            </w:pPr>
            <w:r w:rsidRPr="00B96994">
              <w:rPr>
                <w:sz w:val="16"/>
                <w:szCs w:val="18"/>
              </w:rPr>
              <w:t>0.9996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CE78DA" w14:textId="77777777" w:rsidR="00B96994" w:rsidRPr="00B96994" w:rsidRDefault="00B96994" w:rsidP="00B96994">
            <w:pPr>
              <w:rPr>
                <w:sz w:val="16"/>
                <w:szCs w:val="18"/>
              </w:rPr>
            </w:pPr>
            <w:r w:rsidRPr="00B96994">
              <w:rPr>
                <w:sz w:val="16"/>
                <w:szCs w:val="18"/>
              </w:rPr>
              <w:t>0.0000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FF2F65" w14:textId="77777777" w:rsidR="00B96994" w:rsidRPr="00B96994" w:rsidRDefault="00B96994" w:rsidP="00B96994">
            <w:pPr>
              <w:rPr>
                <w:sz w:val="16"/>
                <w:szCs w:val="18"/>
              </w:rPr>
            </w:pPr>
            <w:r w:rsidRPr="00B96994">
              <w:rPr>
                <w:sz w:val="16"/>
                <w:szCs w:val="18"/>
              </w:rPr>
              <w:t>0.9282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C9F442" w14:textId="77777777" w:rsidR="00B96994" w:rsidRPr="00B96994" w:rsidRDefault="00B96994" w:rsidP="00B96994">
            <w:pPr>
              <w:rPr>
                <w:sz w:val="16"/>
                <w:szCs w:val="18"/>
              </w:rPr>
            </w:pPr>
            <w:r w:rsidRPr="00B96994">
              <w:rPr>
                <w:sz w:val="16"/>
                <w:szCs w:val="18"/>
              </w:rPr>
              <w:t>0.0000</w:t>
            </w:r>
          </w:p>
        </w:tc>
      </w:tr>
      <w:tr w:rsidR="008724C4" w:rsidRPr="00B96994" w14:paraId="1CCC0F32"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4BAD75" w14:textId="77777777" w:rsidR="00B96994" w:rsidRPr="00B96994" w:rsidRDefault="00B96994" w:rsidP="00B96994">
            <w:pPr>
              <w:rPr>
                <w:sz w:val="16"/>
                <w:szCs w:val="18"/>
              </w:rPr>
            </w:pPr>
            <w:r w:rsidRPr="00B96994">
              <w:rPr>
                <w:sz w:val="16"/>
                <w:szCs w:val="18"/>
              </w:rPr>
              <w:t>2020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4A37BF" w14:textId="77777777" w:rsidR="00B96994" w:rsidRPr="00B96994" w:rsidRDefault="00B96994" w:rsidP="00B96994">
            <w:pPr>
              <w:rPr>
                <w:sz w:val="16"/>
                <w:szCs w:val="18"/>
              </w:rPr>
            </w:pPr>
            <w:proofErr w:type="spellStart"/>
            <w:r w:rsidRPr="00B96994">
              <w:rPr>
                <w:sz w:val="16"/>
                <w:szCs w:val="18"/>
              </w:rPr>
              <w:t>LightGBM</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4976DA" w14:textId="77777777" w:rsidR="00B96994" w:rsidRPr="00B96994" w:rsidRDefault="00B96994" w:rsidP="00B96994">
            <w:pPr>
              <w:rPr>
                <w:sz w:val="16"/>
                <w:szCs w:val="18"/>
              </w:rPr>
            </w:pPr>
            <w:r w:rsidRPr="00B96994">
              <w:rPr>
                <w:sz w:val="16"/>
                <w:szCs w:val="18"/>
              </w:rPr>
              <w:t xml:space="preserve">조정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14238" w14:textId="77777777" w:rsidR="00B96994" w:rsidRPr="00B96994" w:rsidRDefault="00B96994" w:rsidP="00B96994">
            <w:pPr>
              <w:rPr>
                <w:sz w:val="16"/>
                <w:szCs w:val="18"/>
              </w:rPr>
            </w:pPr>
            <w:r w:rsidRPr="00B96994">
              <w:rPr>
                <w:sz w:val="16"/>
                <w:szCs w:val="18"/>
              </w:rPr>
              <w:t>0.820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361A95" w14:textId="77777777" w:rsidR="00B96994" w:rsidRPr="00B96994" w:rsidRDefault="00B96994" w:rsidP="00B96994">
            <w:pPr>
              <w:rPr>
                <w:sz w:val="16"/>
                <w:szCs w:val="18"/>
              </w:rPr>
            </w:pPr>
            <w:r w:rsidRPr="00B96994">
              <w:rPr>
                <w:sz w:val="16"/>
                <w:szCs w:val="18"/>
              </w:rPr>
              <w:t>0.7365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A6C7D4" w14:textId="77777777" w:rsidR="00B96994" w:rsidRPr="00B96994" w:rsidRDefault="00B96994" w:rsidP="00B96994">
            <w:pPr>
              <w:rPr>
                <w:sz w:val="16"/>
                <w:szCs w:val="18"/>
              </w:rPr>
            </w:pPr>
            <w:r w:rsidRPr="00B96994">
              <w:rPr>
                <w:sz w:val="16"/>
                <w:szCs w:val="18"/>
              </w:rPr>
              <w:t>0.6360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CFA0B" w14:textId="77777777" w:rsidR="00B96994" w:rsidRPr="00B96994" w:rsidRDefault="00B96994" w:rsidP="00B96994">
            <w:pPr>
              <w:rPr>
                <w:sz w:val="16"/>
                <w:szCs w:val="18"/>
              </w:rPr>
            </w:pPr>
            <w:r w:rsidRPr="00B96994">
              <w:rPr>
                <w:sz w:val="16"/>
                <w:szCs w:val="18"/>
              </w:rPr>
              <w:t>0.7733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212C4D" w14:textId="77777777" w:rsidR="00B96994" w:rsidRPr="00B96994" w:rsidRDefault="00B96994" w:rsidP="00B96994">
            <w:pPr>
              <w:rPr>
                <w:sz w:val="16"/>
                <w:szCs w:val="18"/>
              </w:rPr>
            </w:pPr>
            <w:r w:rsidRPr="00B96994">
              <w:rPr>
                <w:sz w:val="16"/>
                <w:szCs w:val="18"/>
              </w:rPr>
              <w:t>0.4987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D3136" w14:textId="77777777" w:rsidR="00B96994" w:rsidRPr="00B96994" w:rsidRDefault="00B96994" w:rsidP="00B96994">
            <w:pPr>
              <w:rPr>
                <w:sz w:val="16"/>
                <w:szCs w:val="18"/>
              </w:rPr>
            </w:pPr>
            <w:r w:rsidRPr="00B96994">
              <w:rPr>
                <w:sz w:val="16"/>
                <w:szCs w:val="18"/>
              </w:rPr>
              <w:t>0.8357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4590AD" w14:textId="77777777" w:rsidR="00B96994" w:rsidRPr="00B96994" w:rsidRDefault="00B96994" w:rsidP="00B96994">
            <w:pPr>
              <w:rPr>
                <w:sz w:val="16"/>
                <w:szCs w:val="18"/>
              </w:rPr>
            </w:pPr>
            <w:r w:rsidRPr="00B96994">
              <w:rPr>
                <w:sz w:val="16"/>
                <w:szCs w:val="18"/>
              </w:rPr>
              <w:t>0.3360</w:t>
            </w:r>
          </w:p>
        </w:tc>
      </w:tr>
      <w:tr w:rsidR="008724C4" w:rsidRPr="00B96994" w14:paraId="722F63BE" w14:textId="77777777" w:rsidTr="008724C4">
        <w:trPr>
          <w:trHeight w:val="45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6FBC8A" w14:textId="77777777" w:rsidR="00B96994" w:rsidRPr="00B96994" w:rsidRDefault="00B96994" w:rsidP="00B96994">
            <w:pPr>
              <w:rPr>
                <w:sz w:val="16"/>
                <w:szCs w:val="18"/>
              </w:rPr>
            </w:pPr>
            <w:r w:rsidRPr="00B96994">
              <w:rPr>
                <w:sz w:val="16"/>
                <w:szCs w:val="18"/>
              </w:rPr>
              <w:t>2021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A0EFFE"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23D8C4" w14:textId="77777777" w:rsidR="00B96994" w:rsidRPr="00B96994" w:rsidRDefault="00B96994" w:rsidP="00B96994">
            <w:pPr>
              <w:rPr>
                <w:sz w:val="16"/>
                <w:szCs w:val="18"/>
              </w:rPr>
            </w:pPr>
            <w:r w:rsidRPr="00B96994">
              <w:rPr>
                <w:sz w:val="16"/>
                <w:szCs w:val="18"/>
              </w:rPr>
              <w:t xml:space="preserve">기본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3F837C" w14:textId="77777777" w:rsidR="00B96994" w:rsidRPr="00B96994" w:rsidRDefault="00B96994" w:rsidP="00B96994">
            <w:pPr>
              <w:rPr>
                <w:sz w:val="16"/>
                <w:szCs w:val="18"/>
              </w:rPr>
            </w:pPr>
            <w:r w:rsidRPr="00B96994">
              <w:rPr>
                <w:sz w:val="16"/>
                <w:szCs w:val="18"/>
              </w:rPr>
              <w:t>0.500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A4134D" w14:textId="77777777" w:rsidR="00B96994" w:rsidRPr="00B96994" w:rsidRDefault="00B96994" w:rsidP="00B96994">
            <w:pPr>
              <w:rPr>
                <w:sz w:val="16"/>
                <w:szCs w:val="18"/>
              </w:rPr>
            </w:pPr>
            <w:r w:rsidRPr="00B96994">
              <w:rPr>
                <w:sz w:val="16"/>
                <w:szCs w:val="18"/>
              </w:rPr>
              <w:t>0.9028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853B74" w14:textId="77777777" w:rsidR="00B96994" w:rsidRPr="00B96994" w:rsidRDefault="00B96994" w:rsidP="00B96994">
            <w:pPr>
              <w:rPr>
                <w:sz w:val="16"/>
                <w:szCs w:val="18"/>
              </w:rPr>
            </w:pPr>
            <w:r w:rsidRPr="00B96994">
              <w:rPr>
                <w:sz w:val="16"/>
                <w:szCs w:val="18"/>
              </w:rPr>
              <w:t>0.5000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4699BE" w14:textId="77777777" w:rsidR="00B96994" w:rsidRPr="00B96994" w:rsidRDefault="00B96994" w:rsidP="00B96994">
            <w:pPr>
              <w:rPr>
                <w:sz w:val="16"/>
                <w:szCs w:val="18"/>
              </w:rPr>
            </w:pPr>
            <w:r w:rsidRPr="00B96994">
              <w:rPr>
                <w:sz w:val="16"/>
                <w:szCs w:val="18"/>
              </w:rPr>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850E99" w14:textId="77777777" w:rsidR="00B96994" w:rsidRPr="00B96994" w:rsidRDefault="00B96994" w:rsidP="00B96994">
            <w:pPr>
              <w:rPr>
                <w:sz w:val="16"/>
                <w:szCs w:val="18"/>
              </w:rPr>
            </w:pPr>
            <w:r w:rsidRPr="00B96994">
              <w:rPr>
                <w:sz w:val="16"/>
                <w:szCs w:val="18"/>
              </w:rPr>
              <w:t>0.0000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8DF819" w14:textId="77777777" w:rsidR="00B96994" w:rsidRPr="00B96994" w:rsidRDefault="00B96994" w:rsidP="00B96994">
            <w:pPr>
              <w:rPr>
                <w:sz w:val="16"/>
                <w:szCs w:val="18"/>
              </w:rPr>
            </w:pPr>
            <w:r w:rsidRPr="00B96994">
              <w:rPr>
                <w:sz w:val="16"/>
                <w:szCs w:val="18"/>
              </w:rPr>
              <w:t>0.9489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739BDE" w14:textId="77777777" w:rsidR="00B96994" w:rsidRPr="00B96994" w:rsidRDefault="00B96994" w:rsidP="00B96994">
            <w:pPr>
              <w:rPr>
                <w:sz w:val="16"/>
                <w:szCs w:val="18"/>
              </w:rPr>
            </w:pPr>
            <w:r w:rsidRPr="00B96994">
              <w:rPr>
                <w:sz w:val="16"/>
                <w:szCs w:val="18"/>
              </w:rPr>
              <w:t>0.0000</w:t>
            </w:r>
          </w:p>
        </w:tc>
      </w:tr>
      <w:tr w:rsidR="008724C4" w:rsidRPr="00B96994" w14:paraId="572B815F"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1276E6" w14:textId="77777777" w:rsidR="00B96994" w:rsidRPr="00B96994" w:rsidRDefault="00B96994" w:rsidP="00B96994">
            <w:pPr>
              <w:rPr>
                <w:sz w:val="16"/>
                <w:szCs w:val="18"/>
              </w:rPr>
            </w:pPr>
            <w:r w:rsidRPr="00B96994">
              <w:rPr>
                <w:sz w:val="16"/>
                <w:szCs w:val="18"/>
              </w:rPr>
              <w:t>2021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8073C"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EA4CAF" w14:textId="77777777" w:rsidR="00B96994" w:rsidRPr="00B96994" w:rsidRDefault="00B96994" w:rsidP="00B96994">
            <w:pPr>
              <w:rPr>
                <w:sz w:val="16"/>
                <w:szCs w:val="18"/>
              </w:rPr>
            </w:pPr>
            <w:r w:rsidRPr="00B96994">
              <w:rPr>
                <w:sz w:val="16"/>
                <w:szCs w:val="18"/>
              </w:rPr>
              <w:t xml:space="preserve">조정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8C9EC8" w14:textId="77777777" w:rsidR="00B96994" w:rsidRPr="00B96994" w:rsidRDefault="00B96994" w:rsidP="00B96994">
            <w:pPr>
              <w:rPr>
                <w:sz w:val="16"/>
                <w:szCs w:val="18"/>
              </w:rPr>
            </w:pPr>
            <w:r w:rsidRPr="00B96994">
              <w:rPr>
                <w:sz w:val="16"/>
                <w:szCs w:val="18"/>
              </w:rPr>
              <w:t>0.880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B423E4" w14:textId="77777777" w:rsidR="00B96994" w:rsidRPr="00B96994" w:rsidRDefault="00B96994" w:rsidP="00B96994">
            <w:pPr>
              <w:rPr>
                <w:sz w:val="16"/>
                <w:szCs w:val="18"/>
              </w:rPr>
            </w:pPr>
            <w:r w:rsidRPr="00B96994">
              <w:rPr>
                <w:sz w:val="16"/>
                <w:szCs w:val="18"/>
              </w:rPr>
              <w:t>0.6435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D1B55F" w14:textId="77777777" w:rsidR="00B96994" w:rsidRPr="00B96994" w:rsidRDefault="00B96994" w:rsidP="00B96994">
            <w:pPr>
              <w:rPr>
                <w:sz w:val="16"/>
                <w:szCs w:val="18"/>
              </w:rPr>
            </w:pPr>
            <w:r w:rsidRPr="00B96994">
              <w:rPr>
                <w:sz w:val="16"/>
                <w:szCs w:val="18"/>
              </w:rPr>
              <w:t>0.6001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27EBA9" w14:textId="77777777" w:rsidR="00B96994" w:rsidRPr="00B96994" w:rsidRDefault="00B96994" w:rsidP="00B96994">
            <w:pPr>
              <w:rPr>
                <w:sz w:val="16"/>
                <w:szCs w:val="18"/>
              </w:rPr>
            </w:pPr>
            <w:r w:rsidRPr="00B96994">
              <w:rPr>
                <w:sz w:val="16"/>
                <w:szCs w:val="18"/>
              </w:rPr>
              <w:t>0.6539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86653" w14:textId="77777777" w:rsidR="00B96994" w:rsidRPr="00B96994" w:rsidRDefault="00B96994" w:rsidP="00B96994">
            <w:pPr>
              <w:rPr>
                <w:sz w:val="16"/>
                <w:szCs w:val="18"/>
              </w:rPr>
            </w:pPr>
            <w:r w:rsidRPr="00B96994">
              <w:rPr>
                <w:sz w:val="16"/>
                <w:szCs w:val="18"/>
              </w:rPr>
              <w:t>0.5462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CA2CEA" w14:textId="77777777" w:rsidR="00B96994" w:rsidRPr="00B96994" w:rsidRDefault="00B96994" w:rsidP="00B96994">
            <w:pPr>
              <w:rPr>
                <w:sz w:val="16"/>
                <w:szCs w:val="18"/>
              </w:rPr>
            </w:pPr>
            <w:r w:rsidRPr="00B96994">
              <w:rPr>
                <w:sz w:val="16"/>
                <w:szCs w:val="18"/>
              </w:rPr>
              <w:t>0.7681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29B5AD" w14:textId="77777777" w:rsidR="00B96994" w:rsidRPr="00B96994" w:rsidRDefault="00B96994" w:rsidP="00B96994">
            <w:pPr>
              <w:rPr>
                <w:sz w:val="16"/>
                <w:szCs w:val="18"/>
              </w:rPr>
            </w:pPr>
            <w:r w:rsidRPr="00B96994">
              <w:rPr>
                <w:sz w:val="16"/>
                <w:szCs w:val="18"/>
              </w:rPr>
              <w:t>0.2296</w:t>
            </w:r>
          </w:p>
        </w:tc>
      </w:tr>
      <w:tr w:rsidR="008724C4" w:rsidRPr="00B96994" w14:paraId="3110BB6F"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0F0F86" w14:textId="77777777" w:rsidR="00B96994" w:rsidRPr="00B96994" w:rsidRDefault="00B96994" w:rsidP="00B96994">
            <w:pPr>
              <w:rPr>
                <w:sz w:val="16"/>
                <w:szCs w:val="18"/>
              </w:rPr>
            </w:pPr>
            <w:r w:rsidRPr="00B96994">
              <w:rPr>
                <w:sz w:val="16"/>
                <w:szCs w:val="18"/>
              </w:rPr>
              <w:t>2022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364BD"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CC976E" w14:textId="77777777" w:rsidR="00B96994" w:rsidRPr="00B96994" w:rsidRDefault="00B96994" w:rsidP="00B96994">
            <w:pPr>
              <w:rPr>
                <w:sz w:val="16"/>
                <w:szCs w:val="18"/>
              </w:rPr>
            </w:pPr>
            <w:r w:rsidRPr="00B96994">
              <w:rPr>
                <w:sz w:val="16"/>
                <w:szCs w:val="18"/>
              </w:rPr>
              <w:t xml:space="preserve">기본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DA1899" w14:textId="77777777" w:rsidR="00B96994" w:rsidRPr="00B96994" w:rsidRDefault="00B96994" w:rsidP="00B96994">
            <w:pPr>
              <w:rPr>
                <w:sz w:val="16"/>
                <w:szCs w:val="18"/>
              </w:rPr>
            </w:pPr>
            <w:r w:rsidRPr="00B96994">
              <w:rPr>
                <w:sz w:val="16"/>
                <w:szCs w:val="18"/>
              </w:rPr>
              <w:t>0.500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EE83EB" w14:textId="77777777" w:rsidR="00B96994" w:rsidRPr="00B96994" w:rsidRDefault="00B96994" w:rsidP="00B96994">
            <w:pPr>
              <w:rPr>
                <w:sz w:val="16"/>
                <w:szCs w:val="18"/>
              </w:rPr>
            </w:pPr>
            <w:r w:rsidRPr="00B96994">
              <w:rPr>
                <w:sz w:val="16"/>
                <w:szCs w:val="18"/>
              </w:rPr>
              <w:t>0.8847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79C26" w14:textId="77777777" w:rsidR="00B96994" w:rsidRPr="00B96994" w:rsidRDefault="00B96994" w:rsidP="00B96994">
            <w:pPr>
              <w:rPr>
                <w:sz w:val="16"/>
                <w:szCs w:val="18"/>
              </w:rPr>
            </w:pPr>
            <w:r w:rsidRPr="00B96994">
              <w:rPr>
                <w:sz w:val="16"/>
                <w:szCs w:val="18"/>
              </w:rPr>
              <w:t>0.5018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E261D" w14:textId="77777777" w:rsidR="00B96994" w:rsidRPr="00B96994" w:rsidRDefault="00B96994" w:rsidP="00B96994">
            <w:pPr>
              <w:rPr>
                <w:sz w:val="16"/>
                <w:szCs w:val="18"/>
              </w:rPr>
            </w:pPr>
            <w:r w:rsidRPr="00B96994">
              <w:rPr>
                <w:sz w:val="16"/>
                <w:szCs w:val="18"/>
              </w:rPr>
              <w:t>0.9998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8E4E1" w14:textId="77777777" w:rsidR="00B96994" w:rsidRPr="00B96994" w:rsidRDefault="00B96994" w:rsidP="00B96994">
            <w:pPr>
              <w:rPr>
                <w:sz w:val="16"/>
                <w:szCs w:val="18"/>
              </w:rPr>
            </w:pPr>
            <w:r w:rsidRPr="00B96994">
              <w:rPr>
                <w:sz w:val="16"/>
                <w:szCs w:val="18"/>
              </w:rPr>
              <w:t>0.0038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814402" w14:textId="77777777" w:rsidR="00B96994" w:rsidRPr="00B96994" w:rsidRDefault="00B96994" w:rsidP="00B96994">
            <w:pPr>
              <w:rPr>
                <w:sz w:val="16"/>
                <w:szCs w:val="18"/>
              </w:rPr>
            </w:pPr>
            <w:r w:rsidRPr="00B96994">
              <w:rPr>
                <w:sz w:val="16"/>
                <w:szCs w:val="18"/>
              </w:rPr>
              <w:t>0.9388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1B0162" w14:textId="77777777" w:rsidR="00B96994" w:rsidRPr="00B96994" w:rsidRDefault="00B96994" w:rsidP="00B96994">
            <w:pPr>
              <w:rPr>
                <w:sz w:val="16"/>
                <w:szCs w:val="18"/>
              </w:rPr>
            </w:pPr>
            <w:r w:rsidRPr="00B96994">
              <w:rPr>
                <w:sz w:val="16"/>
                <w:szCs w:val="18"/>
              </w:rPr>
              <w:t>0.0075</w:t>
            </w:r>
          </w:p>
        </w:tc>
      </w:tr>
      <w:tr w:rsidR="008724C4" w:rsidRPr="00B96994" w14:paraId="57FE40FA" w14:textId="77777777" w:rsidTr="008724C4">
        <w:trPr>
          <w:trHeight w:val="45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358F4" w14:textId="77777777" w:rsidR="00B96994" w:rsidRPr="00B96994" w:rsidRDefault="00B96994" w:rsidP="00B96994">
            <w:pPr>
              <w:rPr>
                <w:sz w:val="16"/>
                <w:szCs w:val="18"/>
              </w:rPr>
            </w:pPr>
            <w:r w:rsidRPr="00B96994">
              <w:rPr>
                <w:sz w:val="16"/>
                <w:szCs w:val="18"/>
              </w:rPr>
              <w:t>2022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A87B5B" w14:textId="77777777" w:rsidR="00B96994" w:rsidRPr="00B96994" w:rsidRDefault="00B96994" w:rsidP="00B96994">
            <w:pPr>
              <w:rPr>
                <w:sz w:val="16"/>
                <w:szCs w:val="18"/>
              </w:rPr>
            </w:pPr>
            <w:proofErr w:type="spellStart"/>
            <w:r w:rsidRPr="00B96994">
              <w:rPr>
                <w:sz w:val="16"/>
                <w:szCs w:val="18"/>
              </w:rPr>
              <w:t>XGBoost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912F6B" w14:textId="77777777" w:rsidR="00B96994" w:rsidRPr="00B96994" w:rsidRDefault="00B96994" w:rsidP="00B96994">
            <w:pPr>
              <w:rPr>
                <w:sz w:val="16"/>
                <w:szCs w:val="18"/>
              </w:rPr>
            </w:pPr>
            <w:r w:rsidRPr="00B96994">
              <w:rPr>
                <w:sz w:val="16"/>
                <w:szCs w:val="18"/>
              </w:rPr>
              <w:t xml:space="preserve">조정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D50226" w14:textId="77777777" w:rsidR="00B96994" w:rsidRPr="00B96994" w:rsidRDefault="00B96994" w:rsidP="00B96994">
            <w:pPr>
              <w:rPr>
                <w:sz w:val="16"/>
                <w:szCs w:val="18"/>
              </w:rPr>
            </w:pPr>
            <w:r w:rsidRPr="00B96994">
              <w:rPr>
                <w:sz w:val="16"/>
                <w:szCs w:val="18"/>
              </w:rPr>
              <w:t>0.860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C04352" w14:textId="77777777" w:rsidR="00B96994" w:rsidRPr="00B96994" w:rsidRDefault="00B96994" w:rsidP="00B96994">
            <w:pPr>
              <w:rPr>
                <w:sz w:val="16"/>
                <w:szCs w:val="18"/>
              </w:rPr>
            </w:pPr>
            <w:r w:rsidRPr="00B96994">
              <w:rPr>
                <w:sz w:val="16"/>
                <w:szCs w:val="18"/>
              </w:rPr>
              <w:t>0.6821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E3809E" w14:textId="77777777" w:rsidR="00B96994" w:rsidRPr="00B96994" w:rsidRDefault="00B96994" w:rsidP="00B96994">
            <w:pPr>
              <w:rPr>
                <w:sz w:val="16"/>
                <w:szCs w:val="18"/>
              </w:rPr>
            </w:pPr>
            <w:r w:rsidRPr="00B96994">
              <w:rPr>
                <w:sz w:val="16"/>
                <w:szCs w:val="18"/>
              </w:rPr>
              <w:t>0.6325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CA39D1" w14:textId="77777777" w:rsidR="00B96994" w:rsidRPr="00B96994" w:rsidRDefault="00B96994" w:rsidP="00B96994">
            <w:pPr>
              <w:rPr>
                <w:sz w:val="16"/>
                <w:szCs w:val="18"/>
              </w:rPr>
            </w:pPr>
            <w:r w:rsidRPr="00B96994">
              <w:rPr>
                <w:sz w:val="16"/>
                <w:szCs w:val="18"/>
              </w:rPr>
              <w:t>0.6970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18C9B0" w14:textId="77777777" w:rsidR="00B96994" w:rsidRPr="00B96994" w:rsidRDefault="00B96994" w:rsidP="00B96994">
            <w:pPr>
              <w:rPr>
                <w:sz w:val="16"/>
                <w:szCs w:val="18"/>
              </w:rPr>
            </w:pPr>
            <w:r w:rsidRPr="00B96994">
              <w:rPr>
                <w:sz w:val="16"/>
                <w:szCs w:val="18"/>
              </w:rPr>
              <w:t>0.5679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FE38B6" w14:textId="77777777" w:rsidR="00B96994" w:rsidRPr="00B96994" w:rsidRDefault="00B96994" w:rsidP="00B96994">
            <w:pPr>
              <w:rPr>
                <w:sz w:val="16"/>
                <w:szCs w:val="18"/>
              </w:rPr>
            </w:pPr>
            <w:r w:rsidRPr="00B96994">
              <w:rPr>
                <w:sz w:val="16"/>
                <w:szCs w:val="18"/>
              </w:rPr>
              <w:t>0.7951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D25471" w14:textId="77777777" w:rsidR="00B96994" w:rsidRPr="00B96994" w:rsidRDefault="00B96994" w:rsidP="00B96994">
            <w:pPr>
              <w:rPr>
                <w:sz w:val="16"/>
                <w:szCs w:val="18"/>
              </w:rPr>
            </w:pPr>
            <w:r w:rsidRPr="00B96994">
              <w:rPr>
                <w:sz w:val="16"/>
                <w:szCs w:val="18"/>
              </w:rPr>
              <w:t>0.2921</w:t>
            </w:r>
          </w:p>
        </w:tc>
      </w:tr>
      <w:tr w:rsidR="008724C4" w:rsidRPr="00B96994" w14:paraId="0632510E" w14:textId="77777777" w:rsidTr="008724C4">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0F8D10" w14:textId="77777777" w:rsidR="00B96994" w:rsidRPr="00B96994" w:rsidRDefault="00B96994" w:rsidP="00B96994">
            <w:pPr>
              <w:rPr>
                <w:sz w:val="16"/>
                <w:szCs w:val="18"/>
              </w:rPr>
            </w:pPr>
            <w:r w:rsidRPr="00B96994">
              <w:rPr>
                <w:sz w:val="16"/>
                <w:szCs w:val="18"/>
              </w:rPr>
              <w:t>2023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A37B45" w14:textId="77777777" w:rsidR="00B96994" w:rsidRPr="00B96994" w:rsidRDefault="00B96994" w:rsidP="00B96994">
            <w:pPr>
              <w:rPr>
                <w:sz w:val="16"/>
                <w:szCs w:val="18"/>
              </w:rPr>
            </w:pPr>
            <w:proofErr w:type="spellStart"/>
            <w:r w:rsidRPr="00B96994">
              <w:rPr>
                <w:sz w:val="16"/>
                <w:szCs w:val="18"/>
              </w:rPr>
              <w:t>RandomForest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D0BD0" w14:textId="77777777" w:rsidR="00B96994" w:rsidRPr="00B96994" w:rsidRDefault="00B96994" w:rsidP="00B96994">
            <w:pPr>
              <w:rPr>
                <w:sz w:val="16"/>
                <w:szCs w:val="18"/>
              </w:rPr>
            </w:pPr>
            <w:r w:rsidRPr="00B96994">
              <w:rPr>
                <w:sz w:val="16"/>
                <w:szCs w:val="18"/>
              </w:rPr>
              <w:t xml:space="preserve">기본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7B0D3F" w14:textId="77777777" w:rsidR="00B96994" w:rsidRPr="00B96994" w:rsidRDefault="00B96994" w:rsidP="00B96994">
            <w:pPr>
              <w:rPr>
                <w:sz w:val="16"/>
                <w:szCs w:val="18"/>
              </w:rPr>
            </w:pPr>
            <w:r w:rsidRPr="00B96994">
              <w:rPr>
                <w:sz w:val="16"/>
                <w:szCs w:val="18"/>
              </w:rPr>
              <w:t>0.500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7E5D4" w14:textId="77777777" w:rsidR="00B96994" w:rsidRPr="00B96994" w:rsidRDefault="00B96994" w:rsidP="00B96994">
            <w:pPr>
              <w:rPr>
                <w:sz w:val="16"/>
                <w:szCs w:val="18"/>
              </w:rPr>
            </w:pPr>
            <w:r w:rsidRPr="00B96994">
              <w:rPr>
                <w:sz w:val="16"/>
                <w:szCs w:val="18"/>
              </w:rPr>
              <w:t>0.9516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F8DBD9" w14:textId="77777777" w:rsidR="00B96994" w:rsidRPr="00B96994" w:rsidRDefault="00B96994" w:rsidP="00B96994">
            <w:pPr>
              <w:rPr>
                <w:sz w:val="16"/>
                <w:szCs w:val="18"/>
              </w:rPr>
            </w:pPr>
            <w:r w:rsidRPr="00B96994">
              <w:rPr>
                <w:sz w:val="16"/>
                <w:szCs w:val="18"/>
              </w:rPr>
              <w:t>0.5000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16C189" w14:textId="77777777" w:rsidR="00B96994" w:rsidRPr="00B96994" w:rsidRDefault="00B96994" w:rsidP="00B96994">
            <w:pPr>
              <w:rPr>
                <w:sz w:val="16"/>
                <w:szCs w:val="18"/>
              </w:rPr>
            </w:pPr>
            <w:r w:rsidRPr="00B96994">
              <w:rPr>
                <w:sz w:val="16"/>
                <w:szCs w:val="18"/>
              </w:rPr>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0B9D55" w14:textId="77777777" w:rsidR="00B96994" w:rsidRPr="00B96994" w:rsidRDefault="00B96994" w:rsidP="00B96994">
            <w:pPr>
              <w:rPr>
                <w:sz w:val="16"/>
                <w:szCs w:val="18"/>
              </w:rPr>
            </w:pPr>
            <w:r w:rsidRPr="00B96994">
              <w:rPr>
                <w:sz w:val="16"/>
                <w:szCs w:val="18"/>
              </w:rPr>
              <w:t>0.0000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F8EC8" w14:textId="77777777" w:rsidR="00B96994" w:rsidRPr="00B96994" w:rsidRDefault="00B96994" w:rsidP="00B96994">
            <w:pPr>
              <w:rPr>
                <w:sz w:val="16"/>
                <w:szCs w:val="18"/>
              </w:rPr>
            </w:pPr>
            <w:r w:rsidRPr="00B96994">
              <w:rPr>
                <w:sz w:val="16"/>
                <w:szCs w:val="18"/>
              </w:rPr>
              <w:t>0.9752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3584BF" w14:textId="77777777" w:rsidR="00B96994" w:rsidRPr="00B96994" w:rsidRDefault="00B96994" w:rsidP="00B96994">
            <w:pPr>
              <w:rPr>
                <w:sz w:val="16"/>
                <w:szCs w:val="18"/>
              </w:rPr>
            </w:pPr>
            <w:r w:rsidRPr="00B96994">
              <w:rPr>
                <w:sz w:val="16"/>
                <w:szCs w:val="18"/>
              </w:rPr>
              <w:t>0.0000</w:t>
            </w:r>
          </w:p>
        </w:tc>
      </w:tr>
      <w:tr w:rsidR="008724C4" w:rsidRPr="00B96994" w14:paraId="3C5DC167" w14:textId="77777777" w:rsidTr="008724C4">
        <w:trPr>
          <w:trHeight w:val="45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C4C5E" w14:textId="77777777" w:rsidR="00B96994" w:rsidRPr="00B96994" w:rsidRDefault="00B96994" w:rsidP="00B96994">
            <w:pPr>
              <w:rPr>
                <w:sz w:val="16"/>
                <w:szCs w:val="18"/>
              </w:rPr>
            </w:pPr>
            <w:r w:rsidRPr="00B96994">
              <w:rPr>
                <w:sz w:val="16"/>
                <w:szCs w:val="18"/>
              </w:rPr>
              <w:t>2023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EA9A87" w14:textId="77777777" w:rsidR="00B96994" w:rsidRPr="00B96994" w:rsidRDefault="00B96994" w:rsidP="00B96994">
            <w:pPr>
              <w:rPr>
                <w:sz w:val="16"/>
                <w:szCs w:val="18"/>
              </w:rPr>
            </w:pPr>
            <w:proofErr w:type="spellStart"/>
            <w:r w:rsidRPr="00B96994">
              <w:rPr>
                <w:sz w:val="16"/>
                <w:szCs w:val="18"/>
              </w:rPr>
              <w:t>RandomForest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36E17E" w14:textId="77777777" w:rsidR="00B96994" w:rsidRPr="00B96994" w:rsidRDefault="00B96994" w:rsidP="00B96994">
            <w:pPr>
              <w:rPr>
                <w:sz w:val="16"/>
                <w:szCs w:val="18"/>
              </w:rPr>
            </w:pPr>
            <w:r w:rsidRPr="00B96994">
              <w:rPr>
                <w:sz w:val="16"/>
                <w:szCs w:val="18"/>
              </w:rPr>
              <w:t xml:space="preserve">조정 </w:t>
            </w:r>
            <w:proofErr w:type="spellStart"/>
            <w:r w:rsidRPr="00B96994">
              <w:rPr>
                <w:sz w:val="16"/>
                <w:szCs w:val="18"/>
              </w:rPr>
              <w:t>임계값</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757E4E" w14:textId="77777777" w:rsidR="00B96994" w:rsidRPr="00B96994" w:rsidRDefault="00B96994" w:rsidP="00B96994">
            <w:pPr>
              <w:rPr>
                <w:sz w:val="16"/>
                <w:szCs w:val="18"/>
              </w:rPr>
            </w:pPr>
            <w:r w:rsidRPr="00B96994">
              <w:rPr>
                <w:sz w:val="16"/>
                <w:szCs w:val="18"/>
              </w:rPr>
              <w:t>0.915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7B66E1" w14:textId="77777777" w:rsidR="00B96994" w:rsidRPr="00B96994" w:rsidRDefault="00B96994" w:rsidP="00B96994">
            <w:pPr>
              <w:rPr>
                <w:sz w:val="16"/>
                <w:szCs w:val="18"/>
              </w:rPr>
            </w:pPr>
            <w:r w:rsidRPr="00B96994">
              <w:rPr>
                <w:sz w:val="16"/>
                <w:szCs w:val="18"/>
              </w:rPr>
              <w:t>0.7504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2698FB" w14:textId="77777777" w:rsidR="00B96994" w:rsidRPr="00B96994" w:rsidRDefault="00B96994" w:rsidP="00B96994">
            <w:pPr>
              <w:rPr>
                <w:sz w:val="16"/>
                <w:szCs w:val="18"/>
              </w:rPr>
            </w:pPr>
            <w:r w:rsidRPr="00B96994">
              <w:rPr>
                <w:sz w:val="16"/>
                <w:szCs w:val="18"/>
              </w:rPr>
              <w:t>0.6775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C7CDD2" w14:textId="77777777" w:rsidR="00B96994" w:rsidRPr="00B96994" w:rsidRDefault="00B96994" w:rsidP="00B96994">
            <w:pPr>
              <w:rPr>
                <w:sz w:val="16"/>
                <w:szCs w:val="18"/>
              </w:rPr>
            </w:pPr>
            <w:r w:rsidRPr="00B96994">
              <w:rPr>
                <w:sz w:val="16"/>
                <w:szCs w:val="18"/>
              </w:rPr>
              <w:t>0.7582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2FB5D8" w14:textId="77777777" w:rsidR="00B96994" w:rsidRPr="00B96994" w:rsidRDefault="00B96994" w:rsidP="00B96994">
            <w:pPr>
              <w:rPr>
                <w:sz w:val="16"/>
                <w:szCs w:val="18"/>
              </w:rPr>
            </w:pPr>
            <w:r w:rsidRPr="00B96994">
              <w:rPr>
                <w:sz w:val="16"/>
                <w:szCs w:val="18"/>
              </w:rPr>
              <w:t>0.5968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602764" w14:textId="77777777" w:rsidR="00B96994" w:rsidRPr="00B96994" w:rsidRDefault="00B96994" w:rsidP="00B96994">
            <w:pPr>
              <w:rPr>
                <w:sz w:val="16"/>
                <w:szCs w:val="18"/>
              </w:rPr>
            </w:pPr>
            <w:r w:rsidRPr="00B96994">
              <w:rPr>
                <w:sz w:val="16"/>
                <w:szCs w:val="18"/>
              </w:rPr>
              <w:t>0.8525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D3EDFC" w14:textId="77777777" w:rsidR="00B96994" w:rsidRPr="00B96994" w:rsidRDefault="00B96994" w:rsidP="00B96994">
            <w:pPr>
              <w:rPr>
                <w:sz w:val="16"/>
                <w:szCs w:val="18"/>
              </w:rPr>
            </w:pPr>
            <w:r w:rsidRPr="00B96994">
              <w:rPr>
                <w:sz w:val="16"/>
                <w:szCs w:val="18"/>
              </w:rPr>
              <w:t>0.1878</w:t>
            </w:r>
          </w:p>
        </w:tc>
      </w:tr>
    </w:tbl>
    <w:p w14:paraId="422BB861" w14:textId="032B1A67" w:rsidR="00B96994" w:rsidRDefault="006366BD" w:rsidP="00B42595">
      <w:r w:rsidRPr="006366BD">
        <w:t>&lt;표</w:t>
      </w:r>
      <w:r w:rsidR="00E33892">
        <w:rPr>
          <w:rFonts w:hint="eastAsia"/>
        </w:rPr>
        <w:t>5</w:t>
      </w:r>
      <w:r w:rsidRPr="006366BD">
        <w:t xml:space="preserve">&gt;는 연도별 최적모형을 대상으로 기본 </w:t>
      </w:r>
      <w:proofErr w:type="spellStart"/>
      <w:r w:rsidRPr="006366BD">
        <w:t>임계값</w:t>
      </w:r>
      <w:proofErr w:type="spellEnd"/>
      <w:r w:rsidRPr="006366BD">
        <w:t xml:space="preserve"> 0.5와 조정 </w:t>
      </w:r>
      <w:proofErr w:type="spellStart"/>
      <w:r w:rsidRPr="006366BD">
        <w:t>임계값의</w:t>
      </w:r>
      <w:proofErr w:type="spellEnd"/>
      <w:r w:rsidRPr="006366BD">
        <w:t xml:space="preserve"> 성능을 비교한 결과이다. 기본 </w:t>
      </w:r>
      <w:proofErr w:type="spellStart"/>
      <w:r w:rsidRPr="006366BD">
        <w:t>임계값을</w:t>
      </w:r>
      <w:proofErr w:type="spellEnd"/>
      <w:r w:rsidRPr="006366BD">
        <w:t xml:space="preserve"> 적용할 경우 Accuracy는 0.8660~0.9516으로 높게 나타났지만, Recall_0과 F1_0은 대부분 0에 가까워 </w:t>
      </w:r>
      <w:proofErr w:type="spellStart"/>
      <w:r w:rsidRPr="006366BD">
        <w:t>비계속운영</w:t>
      </w:r>
      <w:proofErr w:type="spellEnd"/>
      <w:r w:rsidRPr="006366BD">
        <w:t xml:space="preserve"> 집단을 거의 식별하지 못하였다. 반면 조정 </w:t>
      </w:r>
      <w:proofErr w:type="spellStart"/>
      <w:r w:rsidRPr="006366BD">
        <w:t>임계값을</w:t>
      </w:r>
      <w:proofErr w:type="spellEnd"/>
      <w:r w:rsidRPr="006366BD">
        <w:t xml:space="preserve"> 적용하면 Accuracy는 일부 낮아졌으나 Balanced Accuracy가 모든 연도에서 개선되었고, Recall_0도 0.4987~0.6126 수준</w:t>
      </w:r>
      <w:r w:rsidRPr="006366BD">
        <w:rPr>
          <w:rFonts w:hint="eastAsia"/>
        </w:rPr>
        <w:t>으로</w:t>
      </w:r>
      <w:r w:rsidRPr="006366BD">
        <w:t xml:space="preserve"> 크게 향상되었다. 이는 불균형 자료에서 단순 정확도만으로 모형을 평가할 경우 계속운영 집단에 편향된 결과가 나타날 수 있음을 의미한다. 따라서 본 연구에서는 </w:t>
      </w:r>
      <w:proofErr w:type="spellStart"/>
      <w:r w:rsidRPr="006366BD">
        <w:t>비계속운영</w:t>
      </w:r>
      <w:proofErr w:type="spellEnd"/>
      <w:r w:rsidRPr="006366BD">
        <w:t xml:space="preserve"> 가능성이 있는 소상공인을 조기에 식별하기 위해 조정 </w:t>
      </w:r>
      <w:proofErr w:type="spellStart"/>
      <w:r w:rsidRPr="006366BD">
        <w:t>임계값</w:t>
      </w:r>
      <w:proofErr w:type="spellEnd"/>
      <w:r w:rsidRPr="006366BD">
        <w:t xml:space="preserve"> 기준의 성과를 중심으로 해석하였다.</w:t>
      </w:r>
    </w:p>
    <w:p w14:paraId="246AC6D0" w14:textId="77777777" w:rsidR="002E3F03" w:rsidRPr="00B42595" w:rsidRDefault="002E3F03" w:rsidP="00B42595">
      <w:pPr>
        <w:rPr>
          <w:rFonts w:hint="eastAsia"/>
        </w:rPr>
      </w:pPr>
    </w:p>
    <w:p w14:paraId="4E99E843" w14:textId="77777777" w:rsidR="00D21851" w:rsidRDefault="00B42595" w:rsidP="000106DF">
      <w:pPr>
        <w:rPr>
          <w:b/>
          <w:bCs/>
        </w:rPr>
      </w:pPr>
      <w:r w:rsidRPr="00B42595">
        <w:rPr>
          <w:b/>
          <w:bCs/>
        </w:rPr>
        <w:lastRenderedPageBreak/>
        <w:t>3) 연도별·모형별 ROC-AUC 비교</w:t>
      </w:r>
    </w:p>
    <w:p w14:paraId="561F697C" w14:textId="27A08C81" w:rsidR="000106DF" w:rsidRDefault="00D21851" w:rsidP="00D21851">
      <w:pPr>
        <w:jc w:val="center"/>
        <w:rPr>
          <w:b/>
          <w:bCs/>
        </w:rPr>
      </w:pPr>
      <w:r>
        <w:rPr>
          <w:rFonts w:hint="eastAsia"/>
          <w:b/>
          <w:bCs/>
        </w:rPr>
        <w:t>&lt;그림</w:t>
      </w:r>
      <w:r w:rsidR="00E33892">
        <w:rPr>
          <w:rFonts w:hint="eastAsia"/>
          <w:b/>
          <w:bCs/>
        </w:rPr>
        <w:t>6</w:t>
      </w:r>
      <w:r>
        <w:rPr>
          <w:rFonts w:hint="eastAsia"/>
          <w:b/>
          <w:bCs/>
        </w:rPr>
        <w:t xml:space="preserve">&gt; </w:t>
      </w:r>
      <w:r w:rsidRPr="00B42595">
        <w:rPr>
          <w:b/>
          <w:bCs/>
        </w:rPr>
        <w:t>연도별·모형별 ROC-AUC</w:t>
      </w:r>
      <w:r>
        <w:rPr>
          <w:rFonts w:hint="eastAsia"/>
          <w:b/>
          <w:bCs/>
        </w:rPr>
        <w:t xml:space="preserve"> 비교 그래프</w:t>
      </w:r>
      <w:r w:rsidR="00B42595" w:rsidRPr="00B42595">
        <w:br/>
      </w:r>
      <w:r w:rsidR="000106DF" w:rsidRPr="000106DF">
        <w:drawing>
          <wp:inline distT="0" distB="0" distL="0" distR="0" wp14:anchorId="1F5334DB" wp14:editId="5DEDF382">
            <wp:extent cx="3907978" cy="3207434"/>
            <wp:effectExtent l="0" t="0" r="0" b="0"/>
            <wp:docPr id="132898086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9947" cy="3209050"/>
                    </a:xfrm>
                    <a:prstGeom prst="rect">
                      <a:avLst/>
                    </a:prstGeom>
                    <a:noFill/>
                    <a:ln>
                      <a:noFill/>
                    </a:ln>
                  </pic:spPr>
                </pic:pic>
              </a:graphicData>
            </a:graphic>
          </wp:inline>
        </w:drawing>
      </w:r>
    </w:p>
    <w:p w14:paraId="487D60B9" w14:textId="51E348EC" w:rsidR="00246418" w:rsidRPr="000106DF" w:rsidRDefault="00550442" w:rsidP="000106DF">
      <w:pPr>
        <w:rPr>
          <w:rFonts w:hint="eastAsia"/>
        </w:rPr>
      </w:pPr>
      <w:r w:rsidRPr="00550442">
        <w:t>&lt;그림</w:t>
      </w:r>
      <w:r w:rsidR="00E33892">
        <w:rPr>
          <w:rFonts w:hint="eastAsia"/>
        </w:rPr>
        <w:t>6</w:t>
      </w:r>
      <w:r w:rsidRPr="00550442">
        <w:t xml:space="preserve">&gt;은 연도별 최적모형의 ROC 곡선과 AUC 값을 나타낸 것이다. 모든 연도의 ROC 곡선은 기준선보다 위에 위치하여 모형이 계속운영 집단과 </w:t>
      </w:r>
      <w:proofErr w:type="spellStart"/>
      <w:r w:rsidRPr="00550442">
        <w:t>비계속운영</w:t>
      </w:r>
      <w:proofErr w:type="spellEnd"/>
      <w:r w:rsidRPr="00550442">
        <w:t xml:space="preserve"> 집단을 무작위 예측보다 더 잘 구분하고 있음을 보여준다. AUC는 2023년 </w:t>
      </w:r>
      <w:proofErr w:type="spellStart"/>
      <w:r w:rsidRPr="00550442">
        <w:t>RandomForest</w:t>
      </w:r>
      <w:proofErr w:type="spellEnd"/>
      <w:r w:rsidRPr="00550442">
        <w:t xml:space="preserve">가 0.73으로 가장 높았고, 2020년 </w:t>
      </w:r>
      <w:proofErr w:type="spellStart"/>
      <w:r w:rsidRPr="00550442">
        <w:t>LightGBM</w:t>
      </w:r>
      <w:proofErr w:type="spellEnd"/>
      <w:r w:rsidRPr="00550442">
        <w:t xml:space="preserve"> 0.67, 2022년 </w:t>
      </w:r>
      <w:proofErr w:type="spellStart"/>
      <w:r w:rsidRPr="00550442">
        <w:t>XGBoost</w:t>
      </w:r>
      <w:proofErr w:type="spellEnd"/>
      <w:r w:rsidRPr="00550442">
        <w:t xml:space="preserve"> 0.66, 2019년 </w:t>
      </w:r>
      <w:proofErr w:type="spellStart"/>
      <w:r w:rsidRPr="00550442">
        <w:t>XGBoost</w:t>
      </w:r>
      <w:proofErr w:type="spellEnd"/>
      <w:r w:rsidRPr="00550442">
        <w:t xml:space="preserve"> 0.65, 2021년 </w:t>
      </w:r>
      <w:proofErr w:type="spellStart"/>
      <w:r w:rsidRPr="00550442">
        <w:t>XGBoost</w:t>
      </w:r>
      <w:proofErr w:type="spellEnd"/>
      <w:r w:rsidRPr="00550442">
        <w:t xml:space="preserve"> 0.63 순으로 나타났다. 전반적으로 AUC 값은 0.63~0.73 수준으로 매우 높은 수준은 아니지만, 사회조사 기반의 사업운영계획 예측에서 일정한 분류 가능성을 확인할 수 있다. 따라서 본 연구의 예측모형은 폐업 또는 사업전환 가능성을 단정적으로 판별하는 </w:t>
      </w:r>
      <w:proofErr w:type="spellStart"/>
      <w:r w:rsidRPr="00550442">
        <w:t>도구라기보다</w:t>
      </w:r>
      <w:proofErr w:type="spellEnd"/>
      <w:r w:rsidRPr="00550442">
        <w:t xml:space="preserve">, </w:t>
      </w:r>
      <w:proofErr w:type="spellStart"/>
      <w:r w:rsidRPr="00550442">
        <w:t>비계속운영</w:t>
      </w:r>
      <w:proofErr w:type="spellEnd"/>
      <w:r w:rsidRPr="00550442">
        <w:t xml:space="preserve"> 가능성이 있는 소상공인을 조기에 선별하기 위한 보조적 진단모형으로 해석하는 것이 적절하다.</w:t>
      </w:r>
    </w:p>
    <w:p w14:paraId="440F227B" w14:textId="77777777" w:rsidR="004D26F7" w:rsidRDefault="004D26F7" w:rsidP="00167936">
      <w:pPr>
        <w:rPr>
          <w:rFonts w:hint="eastAsia"/>
        </w:rPr>
      </w:pPr>
    </w:p>
    <w:p w14:paraId="1A8C53AB" w14:textId="60EEB952" w:rsidR="004D26F7" w:rsidRDefault="000931B7" w:rsidP="004D26F7">
      <w:pPr>
        <w:rPr>
          <w:b/>
          <w:bCs/>
        </w:rPr>
      </w:pPr>
      <w:r>
        <w:rPr>
          <w:rFonts w:hint="eastAsia"/>
          <w:b/>
          <w:bCs/>
        </w:rPr>
        <w:t>2</w:t>
      </w:r>
      <w:r w:rsidR="004D26F7" w:rsidRPr="004D26F7">
        <w:rPr>
          <w:b/>
          <w:bCs/>
        </w:rPr>
        <w:t>. 주요 변수중요도</w:t>
      </w:r>
    </w:p>
    <w:p w14:paraId="34DCCD7A" w14:textId="4EFB5C46" w:rsidR="00AF495A" w:rsidRPr="00AF495A" w:rsidRDefault="00AF495A" w:rsidP="004D26F7">
      <w:pPr>
        <w:rPr>
          <w:rFonts w:hint="eastAsia"/>
        </w:rPr>
      </w:pPr>
      <w:r w:rsidRPr="001E4A3A">
        <w:t>본 연구에서는 2019년부터 2023년까지 각 연도별로 사업 지속가능성을 예측하는 모델을 만들고, 그 모델이 예측할 때 어떤 변수를 중요하게 사용했는지 확인하였다. 이후 변수별 중요도 점수를 비교하여, 점수가 높은 변수를 해당 연도의 주요 영향 변수로 보았다. 즉, 그래프에서 위에 있는 변수일수록 그 해의 사업 지속가능성 예측에 더 크게 영향을 준 변수로 해석할 수 있다.</w:t>
      </w:r>
    </w:p>
    <w:p w14:paraId="28441E7A" w14:textId="5DA5F44C" w:rsidR="00AF495A" w:rsidRPr="00AF495A" w:rsidRDefault="00100387" w:rsidP="00100387">
      <w:pPr>
        <w:rPr>
          <w:rFonts w:hint="eastAsia"/>
          <w:b/>
          <w:bCs/>
        </w:rPr>
      </w:pPr>
      <w:r w:rsidRPr="00100387">
        <w:rPr>
          <w:b/>
          <w:bCs/>
        </w:rPr>
        <w:t>1) 연도별 주요 변수</w:t>
      </w:r>
      <w:r w:rsidR="00351EB3">
        <w:rPr>
          <w:rFonts w:hint="eastAsia"/>
          <w:b/>
          <w:bCs/>
        </w:rPr>
        <w:t>중요도</w:t>
      </w:r>
    </w:p>
    <w:p w14:paraId="38DF739C" w14:textId="77777777" w:rsidR="00137602" w:rsidRDefault="000F3F9A" w:rsidP="000F3F9A">
      <w:pPr>
        <w:rPr>
          <w:b/>
          <w:bCs/>
        </w:rPr>
      </w:pPr>
      <w:r w:rsidRPr="000F3F9A">
        <w:rPr>
          <w:b/>
          <w:bCs/>
        </w:rPr>
        <w:lastRenderedPageBreak/>
        <w:drawing>
          <wp:inline distT="0" distB="0" distL="0" distR="0" wp14:anchorId="667CC2D8" wp14:editId="7FB6CA91">
            <wp:extent cx="3448175" cy="2834640"/>
            <wp:effectExtent l="0" t="0" r="0" b="3810"/>
            <wp:docPr id="62909765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5328" cy="2840520"/>
                    </a:xfrm>
                    <a:prstGeom prst="rect">
                      <a:avLst/>
                    </a:prstGeom>
                    <a:noFill/>
                    <a:ln>
                      <a:noFill/>
                    </a:ln>
                  </pic:spPr>
                </pic:pic>
              </a:graphicData>
            </a:graphic>
          </wp:inline>
        </w:drawing>
      </w:r>
    </w:p>
    <w:p w14:paraId="7ACDE9A6" w14:textId="4889759F" w:rsidR="00137602" w:rsidRDefault="00137602" w:rsidP="000F3F9A">
      <w:pPr>
        <w:rPr>
          <w:rFonts w:hint="eastAsia"/>
          <w:b/>
          <w:bCs/>
        </w:rPr>
      </w:pPr>
      <w:r w:rsidRPr="00AF495A">
        <w:t>분석 결과, 2019년에는 창업동기, 연간매출액, 사업장이전경험이 높게 나타나 창업자의 창업 이유와 초기 경영성과, 사업 운영 과정의 변화 경험이 사업 지속가능성 예측에 크게 작용한 것으로 보인다.</w:t>
      </w:r>
    </w:p>
    <w:p w14:paraId="5B4BB47B" w14:textId="7A8E1C45" w:rsidR="000F3F9A" w:rsidRDefault="00A2236A" w:rsidP="000F3F9A">
      <w:pPr>
        <w:rPr>
          <w:b/>
          <w:bCs/>
        </w:rPr>
      </w:pPr>
      <w:r>
        <w:rPr>
          <w:noProof/>
        </w:rPr>
        <w:drawing>
          <wp:inline distT="0" distB="0" distL="0" distR="0" wp14:anchorId="643D5740" wp14:editId="3AEF0C47">
            <wp:extent cx="3464670" cy="2841674"/>
            <wp:effectExtent l="0" t="0" r="2540" b="0"/>
            <wp:docPr id="62608399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2129" cy="2847792"/>
                    </a:xfrm>
                    <a:prstGeom prst="rect">
                      <a:avLst/>
                    </a:prstGeom>
                    <a:noFill/>
                    <a:ln>
                      <a:noFill/>
                    </a:ln>
                  </pic:spPr>
                </pic:pic>
              </a:graphicData>
            </a:graphic>
          </wp:inline>
        </w:drawing>
      </w:r>
    </w:p>
    <w:p w14:paraId="1A8821BD" w14:textId="585FF19D" w:rsidR="003406D9" w:rsidRDefault="00137602" w:rsidP="000F3F9A">
      <w:pPr>
        <w:rPr>
          <w:b/>
          <w:bCs/>
        </w:rPr>
      </w:pPr>
      <w:r w:rsidRPr="00AF495A">
        <w:t xml:space="preserve">2020년에는 연간매출액과 창업동기뿐 아니라 동일업종 경쟁심화, 코로나19 지원 관련 변수가 상위에 나타나 팬데믹 초기의 매출 충격과 정책지원 수요가 중요한 요인으로 반영되었다. </w:t>
      </w:r>
    </w:p>
    <w:p w14:paraId="5B80CAF7" w14:textId="12855EAA" w:rsidR="00137602" w:rsidRDefault="00137602" w:rsidP="000F3F9A">
      <w:pPr>
        <w:rPr>
          <w:b/>
          <w:bCs/>
        </w:rPr>
      </w:pPr>
      <w:r>
        <w:rPr>
          <w:noProof/>
        </w:rPr>
        <w:lastRenderedPageBreak/>
        <w:drawing>
          <wp:inline distT="0" distB="0" distL="0" distR="0" wp14:anchorId="218D509D" wp14:editId="455A5AFF">
            <wp:extent cx="3601329" cy="2953760"/>
            <wp:effectExtent l="0" t="0" r="0" b="0"/>
            <wp:docPr id="199084592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4423" cy="2956297"/>
                    </a:xfrm>
                    <a:prstGeom prst="rect">
                      <a:avLst/>
                    </a:prstGeom>
                    <a:noFill/>
                    <a:ln>
                      <a:noFill/>
                    </a:ln>
                  </pic:spPr>
                </pic:pic>
              </a:graphicData>
            </a:graphic>
          </wp:inline>
        </w:drawing>
      </w:r>
    </w:p>
    <w:p w14:paraId="0096A3B4" w14:textId="2E12E105" w:rsidR="00137602" w:rsidRDefault="00137602" w:rsidP="000F3F9A">
      <w:pPr>
        <w:rPr>
          <w:rFonts w:hint="eastAsia"/>
          <w:b/>
          <w:bCs/>
        </w:rPr>
      </w:pPr>
      <w:r w:rsidRPr="00AF495A">
        <w:t>2021년에는 동종업종 종사경험 관련 변수, 코로나19 지원 관련 변수, 경영방법의 어려움이 높게 나타나 위기 상황에서 창업 준비 경험과 경영 역량, 지원 필요성이 중요하게 작용한 것으로 해석된다.</w:t>
      </w:r>
    </w:p>
    <w:p w14:paraId="2DFAE021" w14:textId="6B803A6E" w:rsidR="00AF495A" w:rsidRDefault="00C17E12" w:rsidP="00807295">
      <w:r>
        <w:rPr>
          <w:noProof/>
        </w:rPr>
        <w:drawing>
          <wp:inline distT="0" distB="0" distL="0" distR="0" wp14:anchorId="5EC04BBB" wp14:editId="568BC070">
            <wp:extent cx="3573194" cy="2930684"/>
            <wp:effectExtent l="0" t="0" r="8255" b="3175"/>
            <wp:docPr id="17462349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8103" cy="2934710"/>
                    </a:xfrm>
                    <a:prstGeom prst="rect">
                      <a:avLst/>
                    </a:prstGeom>
                    <a:noFill/>
                    <a:ln>
                      <a:noFill/>
                    </a:ln>
                  </pic:spPr>
                </pic:pic>
              </a:graphicData>
            </a:graphic>
          </wp:inline>
        </w:drawing>
      </w:r>
    </w:p>
    <w:p w14:paraId="47D20749" w14:textId="395EF24A" w:rsidR="001E4A3A" w:rsidRPr="000F3F9A" w:rsidRDefault="00137602" w:rsidP="000F3F9A">
      <w:pPr>
        <w:rPr>
          <w:rFonts w:hint="eastAsia"/>
          <w:b/>
          <w:bCs/>
        </w:rPr>
      </w:pPr>
      <w:r w:rsidRPr="00AF495A">
        <w:t>2022년에는 연간매출액, 재난지원 관련 변수, 사업계획서 작성 변수가 주요하게 나타나 경영성과와 재난지원 수요, 사전 준비역량이 함께 영향을 미친 것으로 볼 수 있다.</w:t>
      </w:r>
    </w:p>
    <w:p w14:paraId="177255ED" w14:textId="670244BB" w:rsidR="00807295" w:rsidRDefault="00C17E12" w:rsidP="00807295">
      <w:pPr>
        <w:rPr>
          <w:rFonts w:hint="eastAsia"/>
          <w:b/>
          <w:bCs/>
        </w:rPr>
      </w:pPr>
      <w:r>
        <w:rPr>
          <w:noProof/>
        </w:rPr>
        <w:lastRenderedPageBreak/>
        <w:drawing>
          <wp:inline distT="0" distB="0" distL="0" distR="0" wp14:anchorId="33367C97" wp14:editId="25841563">
            <wp:extent cx="3383280" cy="2782040"/>
            <wp:effectExtent l="0" t="0" r="7620" b="0"/>
            <wp:docPr id="183190388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0925" cy="2796550"/>
                    </a:xfrm>
                    <a:prstGeom prst="rect">
                      <a:avLst/>
                    </a:prstGeom>
                    <a:noFill/>
                    <a:ln>
                      <a:noFill/>
                    </a:ln>
                  </pic:spPr>
                </pic:pic>
              </a:graphicData>
            </a:graphic>
          </wp:inline>
        </w:drawing>
      </w:r>
    </w:p>
    <w:p w14:paraId="53D0DC53" w14:textId="11BA74F7" w:rsidR="00C038B3" w:rsidRDefault="00807295" w:rsidP="00100387">
      <w:r w:rsidRPr="00AF495A">
        <w:t>2023년에는 동일업종 경쟁심화가 가장 높게 나타났고, 연간매출액과 재난지원 관련 변수가 뒤를 이어 시장경쟁 압력과 정책지원 수요가 사업 지속가능성 예측에서 중요한 변수로 나타났다. </w:t>
      </w:r>
    </w:p>
    <w:p w14:paraId="5B4DD2FB" w14:textId="77777777" w:rsidR="002C4E12" w:rsidRPr="00807295" w:rsidRDefault="002C4E12" w:rsidP="00100387">
      <w:pPr>
        <w:rPr>
          <w:rFonts w:hint="eastAsia"/>
        </w:rPr>
      </w:pPr>
    </w:p>
    <w:p w14:paraId="6379914E" w14:textId="10ADD424" w:rsidR="00100387" w:rsidRDefault="00100387" w:rsidP="00100387">
      <w:pPr>
        <w:rPr>
          <w:b/>
          <w:bCs/>
        </w:rPr>
      </w:pPr>
      <w:r w:rsidRPr="00100387">
        <w:rPr>
          <w:b/>
          <w:bCs/>
        </w:rPr>
        <w:t>2) 변수중요도의 정책적 의미</w:t>
      </w:r>
    </w:p>
    <w:p w14:paraId="7D0C81BF" w14:textId="77777777" w:rsidR="00C52211" w:rsidRPr="00C52211" w:rsidRDefault="00C52211" w:rsidP="00C52211">
      <w:r w:rsidRPr="00C52211">
        <w:t>연도별 변수중요도 분석 결과를 보면, 소상공인의 사업 지속가능성에 영향을 미치는 요인은 고정되어 있지 않고 코로나19 전후의 환경 변화에 따라 달라진 것으로 나타났다. 2019년에는 창업동기, 사업장이전경험, 연간매출액 등이 중요하게 나타나 창업자의 경영 의지와 초기 사업 운영 상태가 지속가능성 예측에 크게 반영되었다. 이는 평상시에는 단순한 자금지원보다 창업자가 충분히 준비하고 주도적으로 사업을 운영할 수 있도록 돕는 창업교육, 사업계획 수립, 업종 경험 축적과 같은 사전 지원이 중요하다는 점을 보여준다.</w:t>
      </w:r>
    </w:p>
    <w:p w14:paraId="63DA704D" w14:textId="77777777" w:rsidR="00C52211" w:rsidRPr="00C52211" w:rsidRDefault="00C52211" w:rsidP="00C52211">
      <w:r w:rsidRPr="00C52211">
        <w:t>반면 2020년과 2021년에는 코로나19의 영향이 반영되면서 연간매출액, 코로나19 지원 수요, 동종업종 종사경험, 경영방법상의 어려움 등이 주요 변수로 나타났다. 이는 팬데믹과 같은 외부 충격이 발생했을 때 소상공인의 지속가능성이 매출 감소 여부뿐 아니라 긴급한 정책지원 필요성, 그리고 위기 상황을 버틸 수 있는 경영 경험과 역량에 따라 달라질 수 있음을 의미한다. 따라서 위기 시기에는 보조금이나 정책자금과 같은 유동성 지원과 함께, 경영 위기 대응 컨설팅이나 업종 전환 지원처럼 실제 운영 문제를 해결할 수 있는 지원이 함께 이루어질 필요가 있다.</w:t>
      </w:r>
    </w:p>
    <w:p w14:paraId="4E1313D0" w14:textId="6071D2DF" w:rsidR="00C52211" w:rsidRPr="00C52211" w:rsidRDefault="00C52211" w:rsidP="00C52211">
      <w:r w:rsidRPr="00C52211">
        <w:t xml:space="preserve">2022년과 2023년에는 재난지원 수요가 계속 나타나는 가운데, 동일업종 경쟁심화와 연간매출액이 중요한 변수로 부각되었다. 이는 팬데믹 이후에도 소상공인의 부담이 완전히 </w:t>
      </w:r>
      <w:r w:rsidRPr="00C52211">
        <w:lastRenderedPageBreak/>
        <w:t>해소된 것이 아니라, 시장 경쟁 심화와 비용 부담, 정책지원 필요성이 여전히 지속되고 있음을 보여준다. 특히 2023년에 동일업종 경쟁심화가 가장 높은 변수로 나타난 점은 회복기 소상공인 정책이 단순한 피해 보전에서 나아가 과밀 경쟁 완화와 경쟁력 강화로 확장될 필요가 있</w:t>
      </w:r>
      <w:r w:rsidR="00F14D80">
        <w:rPr>
          <w:rFonts w:hint="eastAsia"/>
        </w:rPr>
        <w:t>음을 말해준</w:t>
      </w:r>
      <w:r w:rsidRPr="00C52211">
        <w:t>다.</w:t>
      </w:r>
    </w:p>
    <w:p w14:paraId="4CEBE43C" w14:textId="77777777" w:rsidR="00C52211" w:rsidRPr="00C52211" w:rsidRDefault="00C52211" w:rsidP="00C52211">
      <w:r w:rsidRPr="00C52211">
        <w:t>결국 소상공인 지원 정책은 모든 시기에 같은 방식으로 적용되기보다, 시기별 상황에 맞게 달라져야 한다. 안정기에는 준비된 창업과 경영역량 강화를 지원하고, 위기기에는 긴급 자금지원과 경영 방어망을 제공하며, 회복기에는 시장 과밀화 해소와 경쟁력 제고를 중심으로 정책 방향을 조정할 필요가 있다.</w:t>
      </w:r>
    </w:p>
    <w:p w14:paraId="454DD02D" w14:textId="77777777" w:rsidR="00C52211" w:rsidRPr="004D26F7" w:rsidRDefault="00C52211" w:rsidP="00100387">
      <w:pPr>
        <w:rPr>
          <w:rFonts w:hint="eastAsia"/>
          <w:b/>
          <w:bCs/>
        </w:rPr>
      </w:pPr>
    </w:p>
    <w:p w14:paraId="24E21580" w14:textId="77777777" w:rsidR="003615F1" w:rsidRDefault="003615F1" w:rsidP="003615F1">
      <w:pPr>
        <w:rPr>
          <w:b/>
          <w:bCs/>
        </w:rPr>
      </w:pPr>
      <w:r w:rsidRPr="003615F1">
        <w:rPr>
          <w:b/>
          <w:bCs/>
        </w:rPr>
        <w:t>V. 정책적 시사점: 경남형 맞춤지원 정책 방향</w:t>
      </w:r>
    </w:p>
    <w:p w14:paraId="3F0D6FAC" w14:textId="7442D7AA" w:rsidR="00CD4A59" w:rsidRPr="00E33892" w:rsidRDefault="00CD4A59" w:rsidP="00E33892">
      <w:pPr>
        <w:jc w:val="center"/>
        <w:rPr>
          <w:rFonts w:hint="eastAsia"/>
          <w:b/>
          <w:bCs/>
        </w:rPr>
      </w:pPr>
      <w:r>
        <w:rPr>
          <w:rFonts w:hint="eastAsia"/>
          <w:b/>
          <w:bCs/>
        </w:rPr>
        <w:t>&lt;그림</w:t>
      </w:r>
      <w:r w:rsidR="00E33892">
        <w:rPr>
          <w:rFonts w:hint="eastAsia"/>
          <w:b/>
          <w:bCs/>
        </w:rPr>
        <w:t>7</w:t>
      </w:r>
      <w:r>
        <w:rPr>
          <w:rFonts w:hint="eastAsia"/>
          <w:b/>
          <w:bCs/>
        </w:rPr>
        <w:t xml:space="preserve">&gt; 경남신용보증재단 </w:t>
      </w:r>
      <w:r w:rsidRPr="00CD4A59">
        <w:rPr>
          <w:rFonts w:hint="eastAsia"/>
          <w:b/>
          <w:bCs/>
        </w:rPr>
        <w:t>소상공인 생애주기별 맞춤지원 사업</w:t>
      </w:r>
    </w:p>
    <w:p w14:paraId="5110D071" w14:textId="176DC748" w:rsidR="00A84D2C" w:rsidRPr="003615F1" w:rsidRDefault="00A84D2C" w:rsidP="003615F1">
      <w:pPr>
        <w:rPr>
          <w:rFonts w:hint="eastAsia"/>
        </w:rPr>
      </w:pPr>
      <w:r w:rsidRPr="00A84D2C">
        <w:drawing>
          <wp:inline distT="0" distB="0" distL="0" distR="0" wp14:anchorId="6982E52D" wp14:editId="57143E56">
            <wp:extent cx="5731510" cy="2444750"/>
            <wp:effectExtent l="0" t="0" r="2540" b="0"/>
            <wp:docPr id="18637845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4577" name=""/>
                    <pic:cNvPicPr/>
                  </pic:nvPicPr>
                  <pic:blipFill>
                    <a:blip r:embed="rId17"/>
                    <a:stretch>
                      <a:fillRect/>
                    </a:stretch>
                  </pic:blipFill>
                  <pic:spPr>
                    <a:xfrm>
                      <a:off x="0" y="0"/>
                      <a:ext cx="5731510" cy="2444750"/>
                    </a:xfrm>
                    <a:prstGeom prst="rect">
                      <a:avLst/>
                    </a:prstGeom>
                  </pic:spPr>
                </pic:pic>
              </a:graphicData>
            </a:graphic>
          </wp:inline>
        </w:drawing>
      </w:r>
    </w:p>
    <w:p w14:paraId="048306C2" w14:textId="58BAB108" w:rsidR="00771170" w:rsidRPr="00771170" w:rsidRDefault="003615F1" w:rsidP="00771170">
      <w:r w:rsidRPr="003615F1">
        <w:rPr>
          <w:b/>
          <w:bCs/>
        </w:rPr>
        <w:t xml:space="preserve">1. </w:t>
      </w:r>
      <w:r w:rsidR="00286D26" w:rsidRPr="00286D26">
        <w:rPr>
          <w:b/>
          <w:bCs/>
        </w:rPr>
        <w:t>환경 변화에 맞춘 소상공인 정책 전환</w:t>
      </w:r>
      <w:r w:rsidR="00FB7A6B" w:rsidRPr="00FB7A6B">
        <w:br/>
      </w:r>
      <w:r w:rsidR="00771170" w:rsidRPr="00771170">
        <w:t>본 연구의 변수중요도 분석 결과는 소상공인의 사업 지속가능성을 설명하는 요인이 시기별로 달라졌음을 보여준다. 2019년에는 창업동기, 사업장이전경험, 연간매출액 등 창업자의 의지와 초기 경영성과가 중요하게 나타났다. 반면 코로나19가 확산된 2020</w:t>
      </w:r>
      <w:r w:rsidR="00012DE4">
        <w:rPr>
          <w:rFonts w:hint="eastAsia"/>
        </w:rPr>
        <w:t>, 2021년</w:t>
      </w:r>
      <w:r w:rsidR="00012DE4" w:rsidRPr="00012DE4">
        <w:t>에는 연간매출액, 코로나19 지원 수요, 동종업종 종사경험, 경영방법상의 어려움이 주요 변수로 부각되었</w:t>
      </w:r>
      <w:r w:rsidR="00012DE4">
        <w:rPr>
          <w:rFonts w:hint="eastAsia"/>
        </w:rPr>
        <w:t xml:space="preserve">다. 이후 2022, </w:t>
      </w:r>
      <w:del w:id="1" w:author="Unknown">
        <w:r w:rsidR="00771170" w:rsidRPr="00771170">
          <w:delText>2021년에는 연간매출액, 코로나19 지원 수요, 동종업종 종사경험, 경영방법상의 어려움이 주요 변수로 부각되었다. 이후 2022</w:delText>
        </w:r>
      </w:del>
      <w:r w:rsidR="00771170" w:rsidRPr="00771170">
        <w:t>2023년에는 재난지원 수요와 동일업종 경쟁심화가 중요한 변수로 나타나 팬데믹 이후 소상공인이 다시 시장 과밀화와 구조적 경쟁 압력에 직면했음을 확인할 수 있다.</w:t>
      </w:r>
    </w:p>
    <w:p w14:paraId="77B65924" w14:textId="389A4D3F" w:rsidR="003615F1" w:rsidRPr="003615F1" w:rsidRDefault="003615F1" w:rsidP="003615F1">
      <w:pPr>
        <w:rPr>
          <w:b/>
          <w:bCs/>
        </w:rPr>
      </w:pPr>
      <w:r w:rsidRPr="003615F1">
        <w:t xml:space="preserve">이러한 흐름은 소상공인 정책이 모든 시기에 동일한 방식으로 설계되어서는 안 된다는 점을 시사한다. 창업 안정기에는 준비된 창업을 유도하고, 위기기에는 긴급 유동성과 경영 방어망을 제공하며, 회복기에는 시장 과밀화와 경쟁 압력을 완화하는 방식으로 정책 </w:t>
      </w:r>
      <w:r w:rsidRPr="003615F1">
        <w:lastRenderedPageBreak/>
        <w:t>초점을 달리할 필요가 있다. 즉, 경남형 소상공인 정책은 시장 주기와 거시경제 환경 변화를 반영하는 단계별 맞춤형 지원체계로 전환되어야 한다.</w:t>
      </w:r>
    </w:p>
    <w:p w14:paraId="2986C4B2" w14:textId="1D4E2423" w:rsidR="003615F1" w:rsidRPr="003615F1" w:rsidRDefault="003615F1" w:rsidP="003615F1">
      <w:r w:rsidRPr="003615F1">
        <w:rPr>
          <w:b/>
          <w:bCs/>
        </w:rPr>
        <w:t xml:space="preserve">2. 안정기: ‘준비된 창업’ </w:t>
      </w:r>
      <w:r w:rsidR="00F54C09">
        <w:rPr>
          <w:rFonts w:hint="eastAsia"/>
          <w:b/>
          <w:bCs/>
        </w:rPr>
        <w:t>유도</w:t>
      </w:r>
    </w:p>
    <w:p w14:paraId="3234BC01" w14:textId="4713CB73" w:rsidR="003615F1" w:rsidRPr="003615F1" w:rsidRDefault="003615F1" w:rsidP="003615F1">
      <w:r w:rsidRPr="003615F1">
        <w:t xml:space="preserve">팬데믹 이전인 2019년에는 창업동기, 특히 직접 경영 의지가 중요한 변수로 나타났고, 2021년에는 창업준비활동 중 동종업종 종사경험이 높은 중요도를 보였다. 이는 소상공인의 지속가능성이 단순히 창업 자금을 </w:t>
      </w:r>
      <w:r w:rsidR="00F54C09" w:rsidRPr="003615F1">
        <w:rPr>
          <w:rFonts w:hint="eastAsia"/>
        </w:rPr>
        <w:t>확보했는</w:t>
      </w:r>
      <w:r w:rsidR="00F54C09">
        <w:rPr>
          <w:rFonts w:hint="eastAsia"/>
        </w:rPr>
        <w:t>가</w:t>
      </w:r>
      <w:r w:rsidR="00F54C09" w:rsidRPr="003615F1">
        <w:rPr>
          <w:rFonts w:hint="eastAsia"/>
        </w:rPr>
        <w:t>에</w:t>
      </w:r>
      <w:r w:rsidRPr="003615F1">
        <w:t xml:space="preserve"> 달려 있지 않고, 창업자가 해당 업종을 얼마나 이해하고 있으며 실제 운영에 얼마나 준비되어 </w:t>
      </w:r>
      <w:proofErr w:type="spellStart"/>
      <w:r w:rsidRPr="003615F1">
        <w:t>있는지와</w:t>
      </w:r>
      <w:proofErr w:type="spellEnd"/>
      <w:r w:rsidRPr="003615F1">
        <w:t xml:space="preserve"> 관련이 있음을 보여준다.</w:t>
      </w:r>
    </w:p>
    <w:p w14:paraId="2C1D35F3" w14:textId="77777777" w:rsidR="003615F1" w:rsidRPr="003615F1" w:rsidRDefault="003615F1" w:rsidP="003615F1">
      <w:r w:rsidRPr="003615F1">
        <w:t>경남의 소상공인 생애주기별 지원사업은 창업기 지원을 포함하고 있으며, 창업 컨설팅과 유망 예비창업자 사전보증 등을 연계하고 있다. 여기에 본 연구의 결과를 반영하면, 창업 지원은 대출 중심에서 준비성 검증 중심으로 강화될 필요가 있다. 특히 창업 준비기간이 짧거나 동종업종 종사경험이 부족한 예비창업자의 경우, 창업자금 지원 전에 업종 이해도, 사업계획 수립 능력, 상권 분석 역량을 충분히 점검하는 절차가 필요하다.</w:t>
      </w:r>
    </w:p>
    <w:p w14:paraId="77AB7EF8" w14:textId="77777777" w:rsidR="003615F1" w:rsidRDefault="003615F1" w:rsidP="003615F1">
      <w:r w:rsidRPr="003615F1">
        <w:t xml:space="preserve">이를 위해 경남형 정책 대안으로는 먼저 생계형 밀어내기 창업을 줄이기 위한 사전 점검 시스템이 필요하다. 단순히 창업 자금을 대출해주는 방식이 아니라, 동종업종 경험이 부족한 예비창업자에게 멘토링, 현장실습, 단기 인턴십, 업종별 선배 사업자 상담을 의무적으로 연계하는 방식이다. 또한 정책자금 신청 시 창업 준비성, 사업계획서 완성도, 상권분석 여부를 평가하여 우대하는 ‘경남 특화형 사전 역량 </w:t>
      </w:r>
      <w:proofErr w:type="spellStart"/>
      <w:r w:rsidRPr="003615F1">
        <w:t>인증제</w:t>
      </w:r>
      <w:proofErr w:type="spellEnd"/>
      <w:r w:rsidRPr="003615F1">
        <w:t>’</w:t>
      </w:r>
      <w:proofErr w:type="spellStart"/>
      <w:r w:rsidRPr="003615F1">
        <w:t>를</w:t>
      </w:r>
      <w:proofErr w:type="spellEnd"/>
      <w:r w:rsidRPr="003615F1">
        <w:t xml:space="preserve"> 도입할 수 있다. 이는 준비된 창업자를 선별해 지원함으로써 초기 폐업 위험을 낮추는 데 기여할 수 있다.</w:t>
      </w:r>
    </w:p>
    <w:p w14:paraId="4DE2A439" w14:textId="77777777" w:rsidR="0074019E" w:rsidRPr="003615F1" w:rsidRDefault="0074019E" w:rsidP="003615F1"/>
    <w:p w14:paraId="0932EC2E" w14:textId="3707A157" w:rsidR="003615F1" w:rsidRPr="003615F1" w:rsidRDefault="003615F1" w:rsidP="003615F1">
      <w:pPr>
        <w:rPr>
          <w:rFonts w:hint="eastAsia"/>
        </w:rPr>
      </w:pPr>
      <w:r w:rsidRPr="003615F1">
        <w:rPr>
          <w:b/>
          <w:bCs/>
        </w:rPr>
        <w:t xml:space="preserve">3. </w:t>
      </w:r>
      <w:proofErr w:type="spellStart"/>
      <w:r w:rsidRPr="003615F1">
        <w:rPr>
          <w:b/>
          <w:bCs/>
        </w:rPr>
        <w:t>위기기</w:t>
      </w:r>
      <w:proofErr w:type="spellEnd"/>
      <w:r w:rsidRPr="003615F1">
        <w:rPr>
          <w:b/>
          <w:bCs/>
        </w:rPr>
        <w:t>: 긴급 유동성 공급과 경영 방어망</w:t>
      </w:r>
    </w:p>
    <w:p w14:paraId="019B4C66" w14:textId="77777777" w:rsidR="003615F1" w:rsidRPr="003615F1" w:rsidRDefault="003615F1" w:rsidP="003615F1">
      <w:r w:rsidRPr="003615F1">
        <w:t>2020~2022년에는 연간매출액, 코로나19 지원 수요, 재난지원 수요, 정책자금 융자, 인건비 및 공공요금 지원 관련 변수가 중요하게 나타났다. 이는 팬데믹과 같은 외부 충격이 발생했을 때 소상공인의 지속가능성이 매출 감소 폭과 긴급한 자금 수요에 크게 영향을 받는다는 점을 보여준다. 따라서 위기 시기의 정책은 신속한 유동성 공급과 고정비 부담 완화를 함께 고려해야 한다.</w:t>
      </w:r>
    </w:p>
    <w:p w14:paraId="3DCE948F" w14:textId="77777777" w:rsidR="003615F1" w:rsidRPr="003615F1" w:rsidRDefault="003615F1" w:rsidP="003615F1">
      <w:r w:rsidRPr="003615F1">
        <w:t>2026년 경상남도 소상공인 정책자금 운용계획은 총 2,000억 원 규모로, 경영안정자금 1,200억 원과 창업·명절·버팀목·희망두드림·기업가형·청년창업·긴급경영안정자금 등 특별자금 800억 원으로 구성되어 있다. 이러한 정책자금은 위기 상황에서 소상공인의 자금 공백을 메우는 중요한 수단이 될 수 있다. 다만 본 연구의 결과를 고려하면, 자금 지원은 단순 접수순 지원을 넘어 위험 신호를 먼저 포착하고 필요한 자금을 빠르게 연결하는 방식으로 고도화될 필요가 있다.</w:t>
      </w:r>
    </w:p>
    <w:p w14:paraId="392611EF" w14:textId="6E767FD1" w:rsidR="003615F1" w:rsidRPr="003615F1" w:rsidRDefault="003615F1" w:rsidP="003615F1">
      <w:r w:rsidRPr="003615F1">
        <w:lastRenderedPageBreak/>
        <w:t xml:space="preserve">구체적으로는 매출액이 급격히 감소한 업종과 지역을 데이터로 모니터링하고, 위험도가 높은 사업체를 경영안정자금이나 긴급경영안정자금으로 빠르게 연결하는 조기경보형 </w:t>
      </w:r>
      <w:r w:rsidR="004A1525">
        <w:rPr>
          <w:rFonts w:hint="eastAsia"/>
        </w:rPr>
        <w:t>트랙</w:t>
      </w:r>
      <w:r w:rsidRPr="003615F1">
        <w:t xml:space="preserve">을 구축할 수 있다. 또한 재난지원 관련 변수에서 보조금, 정책자금 융자, 인건비, 공공요금 지원 수요가 중요하게 나타난 만큼, 위기기에는 융자만 제공하기보다 고정비 부담을 낮추는 지원을 함께 묶어야 한다. 예를 들어 </w:t>
      </w:r>
      <w:proofErr w:type="spellStart"/>
      <w:r w:rsidRPr="003615F1">
        <w:t>노란우산공제</w:t>
      </w:r>
      <w:proofErr w:type="spellEnd"/>
      <w:r w:rsidRPr="003615F1">
        <w:t xml:space="preserve"> 가입 장려금, 사회보험료 지원, 공공요금 부담 완화, </w:t>
      </w:r>
      <w:proofErr w:type="spellStart"/>
      <w:r w:rsidRPr="003615F1">
        <w:t>보증료</w:t>
      </w:r>
      <w:proofErr w:type="spellEnd"/>
      <w:r w:rsidRPr="003615F1">
        <w:t xml:space="preserve"> 감면 등을 정책자금과 패키지로 연계하면 소상공인의 실제 부담을 줄이는 데 더 효과적일 수 있다.</w:t>
      </w:r>
    </w:p>
    <w:p w14:paraId="048AD6EB" w14:textId="77777777" w:rsidR="003615F1" w:rsidRPr="003615F1" w:rsidRDefault="003615F1" w:rsidP="003615F1">
      <w:r w:rsidRPr="003615F1">
        <w:rPr>
          <w:b/>
          <w:bCs/>
        </w:rPr>
        <w:t>4. 회복기 및 엔데믹: 구조적 과밀화 해소 및 시장 경쟁 압력 완화</w:t>
      </w:r>
    </w:p>
    <w:p w14:paraId="5D63A7B9" w14:textId="77777777" w:rsidR="003615F1" w:rsidRPr="003615F1" w:rsidRDefault="003615F1" w:rsidP="003615F1">
      <w:r w:rsidRPr="003615F1">
        <w:t>2023년에는 동일업종 경쟁심화가 가장 높은 변수로 나타났고, 연간매출액과 재난지원 관련 변수도 상위에 포함되었다. 이는 팬데믹이라는 특수한 위기가 완화된 이후에도 소상공인이 안정적으로 회복한 것이 아니라, 다시 과밀 경쟁과 비용 부담이라는 구조적 문제에 직면했음을 보여준다. 특히 2024년 기준 소상공인실태조사에서도 경영애로사항 중 경쟁심화가 61.0%, 원재료비 부담이 49.6%로 높게 나타나, 경쟁 압력과 비용 문제가 소상공인 경영의 핵심 부담임을 확인할 수 있다.</w:t>
      </w:r>
    </w:p>
    <w:p w14:paraId="53264071" w14:textId="77777777" w:rsidR="003615F1" w:rsidRPr="003615F1" w:rsidRDefault="003615F1" w:rsidP="003615F1">
      <w:r w:rsidRPr="003615F1">
        <w:t>따라서 회복기 정책은 단순히 피해를 보전하는 수준에 머물러서는 안 된다. 과밀 업종에 대한 출구 전략과 경쟁력 강화 정책이 함께 필요하다. 경쟁이 심한 업종에서 더 이상 사업 지속이 어려운 소상공인에게는 폐업을 실패로만 보지 않고, 손실을 줄이며 재도전으로 이어질 수 있는 경로를 제공해야 한다. 경남의 생애주기별 지원사업에는 폐업 컨설팅, 폐업비용 지원, 재도전 컨설팅, 재도전 특례보증 연계가 포함되어 있으므로, 이를 조기진단 결과와 연결해 폐업 위험이 높은 사업자에게 선제적으로 안내할 필요가 있다.</w:t>
      </w:r>
    </w:p>
    <w:p w14:paraId="7D831FE4" w14:textId="77777777" w:rsidR="003615F1" w:rsidRPr="003615F1" w:rsidRDefault="003615F1" w:rsidP="003615F1">
      <w:r w:rsidRPr="003615F1">
        <w:t xml:space="preserve">또한 경쟁 압력을 낮추기 위해서는 개별 사업자의 생존을 각자에게 맡기는 방식에서 벗어나 상권 단위의 대응이 필요하다. 경남형 폐업 원스톱 지원과 전직 장려금 확대를 통해 과밀 업종의 자연스러운 구조조정을 돕고, 동시에 성장 가능성이 있는 사업자에게는 로컬 브랜드화, 온라인 판로 확대, 플랫폼 대응, 스마트 기술 도입을 지원해야 한다. 키오스크, </w:t>
      </w:r>
      <w:proofErr w:type="spellStart"/>
      <w:r w:rsidRPr="003615F1">
        <w:t>테이블오더</w:t>
      </w:r>
      <w:proofErr w:type="spellEnd"/>
      <w:r w:rsidRPr="003615F1">
        <w:t>, 매장관리 시스템 등 비용 절감형 스마트 상점 지원은 인건비 부담을 낮추는 데 도움이 될 수 있으며, 경남 자체 로컬 브랜드 육성은 대기업과 배달플랫폼 중심의 경쟁 환경 속에서 지역 소상공인의 차별성을 높이는 수단이 될 수 있다.</w:t>
      </w:r>
    </w:p>
    <w:p w14:paraId="2A6B5CCC" w14:textId="77777777" w:rsidR="003615F1" w:rsidRDefault="003615F1" w:rsidP="003615F1">
      <w:r w:rsidRPr="003615F1">
        <w:t xml:space="preserve">결국 경남형 소상공인 정책은 안정기, </w:t>
      </w:r>
      <w:proofErr w:type="spellStart"/>
      <w:r w:rsidRPr="003615F1">
        <w:t>위기기</w:t>
      </w:r>
      <w:proofErr w:type="spellEnd"/>
      <w:r w:rsidRPr="003615F1">
        <w:t>, 회복기를 구분하여 설계되어야 한다. 안정기에는 준비된 창업을 유도하고, 위기기에는 긴급 유동성과 고정비 부담 완화를 제공하며, 회복기에는 과밀 경쟁 완화와 시장 경쟁력 강화를 지원하는 방향으로 전환될 필요가 있다. 이와 같은 단계별 맞춤지원 체계는 소상공인의 단기 생존뿐 아니라 장기적인 사업 지속가능성을 높이는 기반이 될 수 있다.</w:t>
      </w:r>
    </w:p>
    <w:p w14:paraId="41ACF253" w14:textId="77777777" w:rsidR="00DC39FA" w:rsidRPr="003615F1" w:rsidRDefault="00DC39FA" w:rsidP="003615F1"/>
    <w:p w14:paraId="2ECCF8CA" w14:textId="1C3B3F17" w:rsidR="0028413A" w:rsidRPr="0028413A" w:rsidRDefault="0028413A" w:rsidP="00DC39FA">
      <w:pPr>
        <w:widowControl/>
        <w:wordWrap/>
        <w:autoSpaceDE/>
        <w:autoSpaceDN/>
        <w:jc w:val="center"/>
        <w:rPr>
          <w:b/>
          <w:bCs/>
        </w:rPr>
      </w:pPr>
      <w:r w:rsidRPr="0028413A">
        <w:rPr>
          <w:b/>
          <w:bCs/>
        </w:rPr>
        <w:lastRenderedPageBreak/>
        <w:t>VI. 결론</w:t>
      </w:r>
    </w:p>
    <w:p w14:paraId="2C035AC0" w14:textId="0F4DF281" w:rsidR="0028413A" w:rsidRPr="0028413A" w:rsidRDefault="0028413A" w:rsidP="0028413A">
      <w:pPr>
        <w:widowControl/>
        <w:wordWrap/>
        <w:autoSpaceDE/>
        <w:autoSpaceDN/>
        <w:rPr>
          <w:rFonts w:hint="eastAsia"/>
          <w:b/>
          <w:bCs/>
        </w:rPr>
      </w:pPr>
      <w:r w:rsidRPr="0028413A">
        <w:rPr>
          <w:b/>
          <w:bCs/>
        </w:rPr>
        <w:t>1. 연구의 요약</w:t>
      </w:r>
    </w:p>
    <w:p w14:paraId="52383ED3" w14:textId="70D69941" w:rsidR="0028413A" w:rsidRPr="0028413A" w:rsidRDefault="0028413A" w:rsidP="0028413A">
      <w:pPr>
        <w:widowControl/>
        <w:wordWrap/>
        <w:autoSpaceDE/>
        <w:autoSpaceDN/>
        <w:rPr>
          <w:rFonts w:hint="eastAsia"/>
        </w:rPr>
      </w:pPr>
      <w:r>
        <w:rPr>
          <w:rFonts w:hint="eastAsia"/>
        </w:rPr>
        <w:t>본</w:t>
      </w:r>
      <w:r>
        <w:t xml:space="preserve"> 연구는 2019년부터 2023년까지의 소상공인 실태조사 자료를 활용하여 소상공인의 사업 지속가능성을 예측하고, 그에 영향을 미치는 주요 요인을 분석하였다. 사업 지속가능성은 향후 사업을 계속 운영할 의향이 있는지를 기준으로 설정하였으며, Logistic Regression, Random Forest, </w:t>
      </w:r>
      <w:proofErr w:type="spellStart"/>
      <w:r>
        <w:t>XGBoost</w:t>
      </w:r>
      <w:proofErr w:type="spellEnd"/>
      <w:r>
        <w:t xml:space="preserve">, </w:t>
      </w:r>
      <w:proofErr w:type="spellStart"/>
      <w:r>
        <w:t>LightGBM</w:t>
      </w:r>
      <w:proofErr w:type="spellEnd"/>
      <w:r>
        <w:t xml:space="preserve"> 등 여러 예측모형을 적용하여 연도별 예측 성능과 변수중요도를 비교하였다.</w:t>
      </w:r>
    </w:p>
    <w:p w14:paraId="69EEFA7A" w14:textId="576B7673" w:rsidR="0028413A" w:rsidRDefault="0028413A" w:rsidP="0028413A">
      <w:pPr>
        <w:widowControl/>
        <w:wordWrap/>
        <w:autoSpaceDE/>
        <w:autoSpaceDN/>
      </w:pPr>
      <w:r>
        <w:rPr>
          <w:rFonts w:hint="eastAsia"/>
        </w:rPr>
        <w:t>분석</w:t>
      </w:r>
      <w:r>
        <w:t xml:space="preserve"> 결과, 소상공인의 지속가능성을 설명하는 요인은 시기별로 변화하는 모습을 보였다. 2019년에는 창업동기, 연간매출액, 사업장이전경험 등 창업자의 경영 의지와 초기 경영성과가 중요하게 나타났다. 2020년과 2021년에는 코로나19의 영향으로 연간매출액, 코로나19 지원 수요, 동종업종 종사경험, 경영방법상의 어려움 등이 주요 변수로 부각되었다. 2022년에는 연간매출액, 재난지원 수요, 사업계획서 작성 등 경영성과와 정책지원 필요성, 창업 준비역량이 함께 중요하게 나타났다. 2023년에는 동일업종 경쟁심화가 가장 중요한 변수로 나타났고, 연간매출액과 재난지원 관련 변수가 뒤를 이어 팬데믹 이후 소상공인이 다시 시장 과밀화와 경쟁 압력에 직면하고 있음을 확인할 수 있었다.</w:t>
      </w:r>
    </w:p>
    <w:p w14:paraId="7FD21E48" w14:textId="77777777" w:rsidR="00DC39FA" w:rsidRDefault="00DC39FA" w:rsidP="0028413A">
      <w:pPr>
        <w:widowControl/>
        <w:wordWrap/>
        <w:autoSpaceDE/>
        <w:autoSpaceDN/>
        <w:rPr>
          <w:rFonts w:hint="eastAsia"/>
        </w:rPr>
      </w:pPr>
    </w:p>
    <w:p w14:paraId="3A822271" w14:textId="19DA8BEE" w:rsidR="0028413A" w:rsidRPr="00EC2FF5" w:rsidRDefault="0028413A" w:rsidP="0028413A">
      <w:pPr>
        <w:widowControl/>
        <w:wordWrap/>
        <w:autoSpaceDE/>
        <w:autoSpaceDN/>
        <w:rPr>
          <w:rFonts w:hint="eastAsia"/>
          <w:b/>
          <w:bCs/>
        </w:rPr>
      </w:pPr>
      <w:r w:rsidRPr="00EC2FF5">
        <w:rPr>
          <w:b/>
          <w:bCs/>
        </w:rPr>
        <w:t>2. 연구의 시사점</w:t>
      </w:r>
    </w:p>
    <w:p w14:paraId="3E540067" w14:textId="5F439A98" w:rsidR="0028413A" w:rsidRPr="00EC2FF5" w:rsidRDefault="0028413A" w:rsidP="0028413A">
      <w:pPr>
        <w:widowControl/>
        <w:wordWrap/>
        <w:autoSpaceDE/>
        <w:autoSpaceDN/>
        <w:rPr>
          <w:rFonts w:hint="eastAsia"/>
        </w:rPr>
      </w:pPr>
      <w:r>
        <w:rPr>
          <w:rFonts w:hint="eastAsia"/>
        </w:rPr>
        <w:t>본</w:t>
      </w:r>
      <w:r>
        <w:t xml:space="preserve"> 연구의 가장 큰 시사점은 소상공인의 사업 지속가능성이 단순히 매출 수준만으로 결정되지 않는다는 점이다. 매출액은 여러 연도에서 중요한 변수로 나타났지만, 창업동기, 창업준비활동, 경영애로, 동일업종 경쟁심화, 재난지원 수요 역시 지속가능성 예측에 중요한 역할을 하였다. 이는 소상공인 지원정책이 자금지원 중심의 일률적 방식에서 벗어나야 함을 보여준다.</w:t>
      </w:r>
    </w:p>
    <w:p w14:paraId="19F6885C" w14:textId="3F8FA373" w:rsidR="0028413A" w:rsidRPr="00EC2FF5" w:rsidRDefault="0028413A" w:rsidP="0028413A">
      <w:pPr>
        <w:widowControl/>
        <w:wordWrap/>
        <w:autoSpaceDE/>
        <w:autoSpaceDN/>
        <w:rPr>
          <w:rFonts w:hint="eastAsia"/>
        </w:rPr>
      </w:pPr>
      <w:r>
        <w:rPr>
          <w:rFonts w:hint="eastAsia"/>
        </w:rPr>
        <w:t>특히</w:t>
      </w:r>
      <w:r>
        <w:t xml:space="preserve"> 연도별 변수중요도의 변화는 정책이 시기별 경영환경에 맞게 달라져야 한다는 점을 시사한다. 안정기에는 준비된 창업을 유도하기 위한 창업교육, 사업계획서 작성, 업종 경험 축적 지원이 필요하다. 위기기에는 매출 감소와 고정비 부담을 완화하기 위한 긴급 유동성 지원, 정책자금, 보조금, 인건비 및 공공요금 지원이 중요하다. 회복기에는 동일업종 경쟁심화와 시장 과밀화에 대응하기 위해 판로지원, 업종전환, 로컬 브랜드화, 재기지원이 함께 이루어져야 한다.</w:t>
      </w:r>
    </w:p>
    <w:p w14:paraId="21D9F349" w14:textId="77777777" w:rsidR="0028413A" w:rsidRDefault="0028413A" w:rsidP="0028413A">
      <w:pPr>
        <w:widowControl/>
        <w:wordWrap/>
        <w:autoSpaceDE/>
        <w:autoSpaceDN/>
      </w:pPr>
      <w:r>
        <w:rPr>
          <w:rFonts w:hint="eastAsia"/>
        </w:rPr>
        <w:t>따라서</w:t>
      </w:r>
      <w:r>
        <w:t xml:space="preserve"> 경남형 소상공인 정책은 소상공인의 상태를 조기에 진단하고, 위험 유형에 따라 신용보증, 정책자금, 컨설팅, 폐업 및 재도전 지원을 연계하는 방향으로 설계될 필요가 </w:t>
      </w:r>
      <w:r>
        <w:lastRenderedPageBreak/>
        <w:t>있다. 이는 단기적인 생존 지원을 넘어 소상공인의 장기적인 지속가능성을 높이는 데 기여할 수 있다.</w:t>
      </w:r>
    </w:p>
    <w:p w14:paraId="5733FE1B" w14:textId="77777777" w:rsidR="00DC39FA" w:rsidRDefault="00DC39FA" w:rsidP="0028413A">
      <w:pPr>
        <w:widowControl/>
        <w:wordWrap/>
        <w:autoSpaceDE/>
        <w:autoSpaceDN/>
      </w:pPr>
    </w:p>
    <w:p w14:paraId="25108B07" w14:textId="1D19A623" w:rsidR="0028413A" w:rsidRPr="00EC2FF5" w:rsidRDefault="00EC2FF5" w:rsidP="0028413A">
      <w:pPr>
        <w:widowControl/>
        <w:wordWrap/>
        <w:autoSpaceDE/>
        <w:autoSpaceDN/>
        <w:rPr>
          <w:rFonts w:hint="eastAsia"/>
          <w:b/>
          <w:bCs/>
        </w:rPr>
      </w:pPr>
      <w:r w:rsidRPr="00EC2FF5">
        <w:rPr>
          <w:rFonts w:hint="eastAsia"/>
          <w:b/>
          <w:bCs/>
        </w:rPr>
        <w:t>3. 연구의 한계점</w:t>
      </w:r>
    </w:p>
    <w:p w14:paraId="3D618789" w14:textId="77777777" w:rsidR="00EC2FF5" w:rsidRDefault="0028413A" w:rsidP="0028413A">
      <w:pPr>
        <w:widowControl/>
        <w:wordWrap/>
        <w:autoSpaceDE/>
        <w:autoSpaceDN/>
      </w:pPr>
      <w:r>
        <w:rPr>
          <w:rFonts w:hint="eastAsia"/>
        </w:rPr>
        <w:t>본</w:t>
      </w:r>
      <w:r>
        <w:t xml:space="preserve"> 연구는 2019년부터 2023년까지의 자료를 활용하여 시계열적 변화를 분석했다는 점에서 의미가 있지만, 몇 가지 한계도 존재한다. </w:t>
      </w:r>
    </w:p>
    <w:p w14:paraId="52565778" w14:textId="77777777" w:rsidR="00EC2FF5" w:rsidRDefault="0028413A" w:rsidP="0028413A">
      <w:pPr>
        <w:widowControl/>
        <w:wordWrap/>
        <w:autoSpaceDE/>
        <w:autoSpaceDN/>
      </w:pPr>
      <w:r>
        <w:t xml:space="preserve">첫째, 본 연구의 종속변수는 실제 폐업 여부가 아니라 사업운영계획을 바탕으로 구성되었기 때문에, 실제 생존과 폐업 결과를 완전히 반영하지는 못한다. </w:t>
      </w:r>
    </w:p>
    <w:p w14:paraId="326541F7" w14:textId="77777777" w:rsidR="00DA7BF3" w:rsidRDefault="0028413A" w:rsidP="0028413A">
      <w:pPr>
        <w:widowControl/>
        <w:wordWrap/>
        <w:autoSpaceDE/>
        <w:autoSpaceDN/>
      </w:pPr>
      <w:r>
        <w:t>둘째, 변수중요도 분석은 어떤 변수가 예측에 중요하게 사용되었는지를 보여주지만, 해당 변수가 사업 지속가능성을 높이는 방향으로 작용했는지 또는 낮추는 방향으로 작용했는지를 직접</w:t>
      </w:r>
      <w:r>
        <w:rPr>
          <w:rFonts w:hint="eastAsia"/>
        </w:rPr>
        <w:t>적으로</w:t>
      </w:r>
      <w:r>
        <w:t xml:space="preserve"> 설명하는 데에는 한계가 있다. </w:t>
      </w:r>
    </w:p>
    <w:p w14:paraId="06B23F52" w14:textId="5AD18196" w:rsidR="0028413A" w:rsidRDefault="0028413A" w:rsidP="0028413A">
      <w:pPr>
        <w:widowControl/>
        <w:wordWrap/>
        <w:autoSpaceDE/>
        <w:autoSpaceDN/>
      </w:pPr>
      <w:r>
        <w:t>셋째, 본 연구는 실태조사 자료를 기반으로 하였기 때문에 지역별 상권 특성, 유동인구, 임대료, 금융정보 등 외부 데이터를 충분히 반영하지 못하였다.</w:t>
      </w:r>
    </w:p>
    <w:p w14:paraId="7F33F3F8" w14:textId="77777777" w:rsidR="0028413A" w:rsidRDefault="0028413A" w:rsidP="0028413A">
      <w:pPr>
        <w:widowControl/>
        <w:wordWrap/>
        <w:autoSpaceDE/>
        <w:autoSpaceDN/>
      </w:pPr>
    </w:p>
    <w:p w14:paraId="0DA22B7E" w14:textId="0723605E" w:rsidR="00487325" w:rsidRDefault="0028413A" w:rsidP="0028413A">
      <w:pPr>
        <w:widowControl/>
        <w:wordWrap/>
        <w:autoSpaceDE/>
        <w:autoSpaceDN/>
      </w:pPr>
      <w:r>
        <w:rPr>
          <w:rFonts w:hint="eastAsia"/>
        </w:rPr>
        <w:t>향후</w:t>
      </w:r>
      <w:r>
        <w:t xml:space="preserve"> 연구에서는 실제 폐업 자료, 매출 변화 자료, 지역 상권 데이터, 신용보증 및 정책자금 이용 자료 등을 결합하여 보다 정교한 예측모형을 구축할 필요가 있다. 또한 경남 지역 소상공인을 대상으로 한 지역 단위 분석을 추가한다면, 보다 구체적인 경남형 맞춤지원 정책 설계에 활용될 수 있을 것이다.</w:t>
      </w:r>
      <w:r w:rsidR="00487325">
        <w:br w:type="page"/>
      </w:r>
    </w:p>
    <w:p w14:paraId="232D2DA6" w14:textId="77777777" w:rsidR="00487325" w:rsidRPr="00487325" w:rsidRDefault="00487325" w:rsidP="00487325">
      <w:pPr>
        <w:jc w:val="center"/>
      </w:pPr>
      <w:r w:rsidRPr="00487325">
        <w:rPr>
          <w:b/>
          <w:bCs/>
        </w:rPr>
        <w:lastRenderedPageBreak/>
        <w:t>참고문헌</w:t>
      </w:r>
    </w:p>
    <w:p w14:paraId="173CFC98" w14:textId="77777777" w:rsidR="00487325" w:rsidRPr="00487325" w:rsidRDefault="00487325" w:rsidP="00487325">
      <w:r w:rsidRPr="00487325">
        <w:t xml:space="preserve">강만수, </w:t>
      </w:r>
      <w:proofErr w:type="spellStart"/>
      <w:r w:rsidRPr="00487325">
        <w:t>배진성</w:t>
      </w:r>
      <w:proofErr w:type="spellEnd"/>
      <w:r w:rsidRPr="00487325">
        <w:t>. (2016). 소상공인 정책금융 이용실태에 관한 연구. </w:t>
      </w:r>
      <w:proofErr w:type="spellStart"/>
      <w:r w:rsidRPr="00487325">
        <w:rPr>
          <w:i/>
          <w:iCs/>
        </w:rPr>
        <w:t>예술인문사회융합멀티미디어논문지</w:t>
      </w:r>
      <w:proofErr w:type="spellEnd"/>
      <w:r w:rsidRPr="00487325">
        <w:t>, 6, 361-369.</w:t>
      </w:r>
    </w:p>
    <w:p w14:paraId="19B30B0B" w14:textId="77777777" w:rsidR="00487325" w:rsidRPr="00487325" w:rsidRDefault="00487325" w:rsidP="00487325">
      <w:proofErr w:type="spellStart"/>
      <w:r w:rsidRPr="00487325">
        <w:t>강영욱</w:t>
      </w:r>
      <w:proofErr w:type="spellEnd"/>
      <w:r w:rsidRPr="00487325">
        <w:t xml:space="preserve">, </w:t>
      </w:r>
      <w:proofErr w:type="spellStart"/>
      <w:r w:rsidRPr="00487325">
        <w:t>하규수</w:t>
      </w:r>
      <w:proofErr w:type="spellEnd"/>
      <w:r w:rsidRPr="00487325">
        <w:t>. (2012). 소상공인 창업자특성과 창업준비과정이 창업성과에 미치는 영향에 관한 연구: 자기효능감 매개효과를 중심으로. </w:t>
      </w:r>
      <w:proofErr w:type="spellStart"/>
      <w:r w:rsidRPr="00487325">
        <w:rPr>
          <w:i/>
          <w:iCs/>
        </w:rPr>
        <w:t>디지털융복합연구</w:t>
      </w:r>
      <w:proofErr w:type="spellEnd"/>
      <w:r w:rsidRPr="00487325">
        <w:t>, 10(9), 239-251.</w:t>
      </w:r>
    </w:p>
    <w:p w14:paraId="04BB64D7" w14:textId="77777777" w:rsidR="00487325" w:rsidRPr="00487325" w:rsidRDefault="00487325" w:rsidP="00487325">
      <w:r w:rsidRPr="00487325">
        <w:t xml:space="preserve">강지수, 박인희, </w:t>
      </w:r>
      <w:proofErr w:type="spellStart"/>
      <w:r w:rsidRPr="00487325">
        <w:t>전현배</w:t>
      </w:r>
      <w:proofErr w:type="spellEnd"/>
      <w:r w:rsidRPr="00487325">
        <w:t xml:space="preserve">. (2018). 프랜차이즈와 </w:t>
      </w:r>
      <w:proofErr w:type="spellStart"/>
      <w:r w:rsidRPr="00487325">
        <w:t>비프랜차이즈</w:t>
      </w:r>
      <w:proofErr w:type="spellEnd"/>
      <w:r w:rsidRPr="00487325">
        <w:t xml:space="preserve"> 상점의 퇴출확률 비교: 제과점 산업을 중심으로. </w:t>
      </w:r>
      <w:r w:rsidRPr="00487325">
        <w:rPr>
          <w:i/>
          <w:iCs/>
        </w:rPr>
        <w:t>산업조직연구</w:t>
      </w:r>
      <w:r w:rsidRPr="00487325">
        <w:t>, 26(4), 23-51.</w:t>
      </w:r>
    </w:p>
    <w:p w14:paraId="2418364B" w14:textId="77777777" w:rsidR="00487325" w:rsidRPr="00487325" w:rsidRDefault="00487325" w:rsidP="00487325">
      <w:proofErr w:type="spellStart"/>
      <w:r w:rsidRPr="00487325">
        <w:t>강한혁</w:t>
      </w:r>
      <w:proofErr w:type="spellEnd"/>
      <w:r w:rsidRPr="00487325">
        <w:t xml:space="preserve">, 박우진, </w:t>
      </w:r>
      <w:proofErr w:type="spellStart"/>
      <w:r w:rsidRPr="00487325">
        <w:t>배병윤</w:t>
      </w:r>
      <w:proofErr w:type="spellEnd"/>
      <w:r w:rsidRPr="00487325">
        <w:t xml:space="preserve">. (2019). 창업자의 창업동기, 창업가정신 그리고 </w:t>
      </w:r>
      <w:proofErr w:type="spellStart"/>
      <w:r w:rsidRPr="00487325">
        <w:t>창업가</w:t>
      </w:r>
      <w:proofErr w:type="spellEnd"/>
      <w:r w:rsidRPr="00487325">
        <w:t xml:space="preserve"> 역량특성이 창업기업 지속가능성에 미치는 영향: 창업기업 경영성과를 매개로 하여. </w:t>
      </w:r>
      <w:r w:rsidRPr="00487325">
        <w:rPr>
          <w:i/>
          <w:iCs/>
        </w:rPr>
        <w:t>벤처창업연구</w:t>
      </w:r>
      <w:r w:rsidRPr="00487325">
        <w:t>, 14(3), 59-71.</w:t>
      </w:r>
    </w:p>
    <w:p w14:paraId="4FE798D6" w14:textId="77777777" w:rsidR="00487325" w:rsidRPr="00487325" w:rsidRDefault="00487325" w:rsidP="00487325">
      <w:r w:rsidRPr="00487325">
        <w:t xml:space="preserve">김성태, 김명규, </w:t>
      </w:r>
      <w:proofErr w:type="spellStart"/>
      <w:r w:rsidRPr="00487325">
        <w:t>임병인</w:t>
      </w:r>
      <w:proofErr w:type="spellEnd"/>
      <w:r w:rsidRPr="00487325">
        <w:t xml:space="preserve">. (2014). 프랜차이즈, 자영업자의 </w:t>
      </w:r>
      <w:proofErr w:type="gramStart"/>
      <w:r w:rsidRPr="00487325">
        <w:t>활로인가?:</w:t>
      </w:r>
      <w:proofErr w:type="gramEnd"/>
      <w:r w:rsidRPr="00487325">
        <w:t xml:space="preserve"> 음식점 업종을 중심으로. </w:t>
      </w:r>
      <w:r w:rsidRPr="00487325">
        <w:rPr>
          <w:i/>
          <w:iCs/>
        </w:rPr>
        <w:t>중소기업연구</w:t>
      </w:r>
      <w:r w:rsidRPr="00487325">
        <w:t>, 36(3), 79-103.</w:t>
      </w:r>
    </w:p>
    <w:p w14:paraId="02DF2F6D" w14:textId="77777777" w:rsidR="00487325" w:rsidRPr="00487325" w:rsidRDefault="00487325" w:rsidP="00487325">
      <w:proofErr w:type="spellStart"/>
      <w:r w:rsidRPr="00487325">
        <w:t>김순태</w:t>
      </w:r>
      <w:proofErr w:type="spellEnd"/>
      <w:r w:rsidRPr="00487325">
        <w:t xml:space="preserve">, </w:t>
      </w:r>
      <w:proofErr w:type="spellStart"/>
      <w:r w:rsidRPr="00487325">
        <w:t>김문홍</w:t>
      </w:r>
      <w:proofErr w:type="spellEnd"/>
      <w:r w:rsidRPr="00487325">
        <w:t>. (2014). 소상공인특성과 정부지원정책 요인이 사업전략 및 경영성과에 미치는 영향. </w:t>
      </w:r>
      <w:r w:rsidRPr="00487325">
        <w:rPr>
          <w:i/>
          <w:iCs/>
        </w:rPr>
        <w:t>한국유통학회 학술대회 발표논문집</w:t>
      </w:r>
      <w:r w:rsidRPr="00487325">
        <w:t>, 190-209.</w:t>
      </w:r>
    </w:p>
    <w:p w14:paraId="472B085E" w14:textId="77777777" w:rsidR="00487325" w:rsidRPr="00487325" w:rsidRDefault="00487325" w:rsidP="00487325">
      <w:r w:rsidRPr="00487325">
        <w:t xml:space="preserve">김영문, </w:t>
      </w:r>
      <w:proofErr w:type="spellStart"/>
      <w:r w:rsidRPr="00487325">
        <w:t>강태균</w:t>
      </w:r>
      <w:proofErr w:type="spellEnd"/>
      <w:r w:rsidRPr="00487325">
        <w:t>. (2019). 소상공인의 경영관리능력과 경영서비스 지원제도 수용태도가 경영성과에 미치는 영향. </w:t>
      </w:r>
      <w:r w:rsidRPr="00487325">
        <w:rPr>
          <w:i/>
          <w:iCs/>
        </w:rPr>
        <w:t>국제회계연구</w:t>
      </w:r>
      <w:r w:rsidRPr="00487325">
        <w:t>, 86, 215-233.</w:t>
      </w:r>
    </w:p>
    <w:p w14:paraId="58ECD897" w14:textId="77777777" w:rsidR="00487325" w:rsidRPr="00487325" w:rsidRDefault="00487325" w:rsidP="00487325">
      <w:r w:rsidRPr="00487325">
        <w:t>김예정. (2019). 창업의지 및 자금조달과 사업능력이 재무성과에 미치는 영향에 관한 연구: 포항지역 소상공인을 중심으로. </w:t>
      </w:r>
      <w:r w:rsidRPr="00487325">
        <w:rPr>
          <w:i/>
          <w:iCs/>
        </w:rPr>
        <w:t>국제회계연구</w:t>
      </w:r>
      <w:r w:rsidRPr="00487325">
        <w:t>, 85, 171-186.</w:t>
      </w:r>
    </w:p>
    <w:p w14:paraId="113DEC8E" w14:textId="77777777" w:rsidR="00487325" w:rsidRPr="00487325" w:rsidRDefault="00487325" w:rsidP="00487325">
      <w:proofErr w:type="spellStart"/>
      <w:r w:rsidRPr="00487325">
        <w:t>김완재</w:t>
      </w:r>
      <w:proofErr w:type="spellEnd"/>
      <w:r w:rsidRPr="00487325">
        <w:t xml:space="preserve">, </w:t>
      </w:r>
      <w:proofErr w:type="spellStart"/>
      <w:r w:rsidRPr="00487325">
        <w:t>정화영</w:t>
      </w:r>
      <w:proofErr w:type="spellEnd"/>
      <w:r w:rsidRPr="00487325">
        <w:t>. (2007). 창업자 특성과 소기업 사업성과 간 관계에 관한 연구. </w:t>
      </w:r>
      <w:r w:rsidRPr="00487325">
        <w:rPr>
          <w:i/>
          <w:iCs/>
        </w:rPr>
        <w:t>벤처창업연구</w:t>
      </w:r>
      <w:r w:rsidRPr="00487325">
        <w:t>, 2(3), 33-60.</w:t>
      </w:r>
    </w:p>
    <w:p w14:paraId="0FA8B2F2" w14:textId="77777777" w:rsidR="00487325" w:rsidRPr="00487325" w:rsidRDefault="00487325" w:rsidP="00487325">
      <w:r w:rsidRPr="00487325">
        <w:t xml:space="preserve">김태희, </w:t>
      </w:r>
      <w:proofErr w:type="spellStart"/>
      <w:r w:rsidRPr="00487325">
        <w:t>주성희</w:t>
      </w:r>
      <w:proofErr w:type="spellEnd"/>
      <w:r w:rsidRPr="00487325">
        <w:t>. (2015). 사업지속의향에 영향을 미치는 소상공인 점포특성에 관한 연구. </w:t>
      </w:r>
      <w:proofErr w:type="spellStart"/>
      <w:r w:rsidRPr="00487325">
        <w:rPr>
          <w:i/>
          <w:iCs/>
        </w:rPr>
        <w:t>프랜차이징저널</w:t>
      </w:r>
      <w:proofErr w:type="spellEnd"/>
      <w:r w:rsidRPr="00487325">
        <w:t>, 1(1), 96-115.</w:t>
      </w:r>
    </w:p>
    <w:p w14:paraId="55E59999" w14:textId="77777777" w:rsidR="00487325" w:rsidRPr="00487325" w:rsidRDefault="00487325" w:rsidP="00487325">
      <w:r w:rsidRPr="00487325">
        <w:t>김현철, 이승일. (2019). 서울시 골목상권 매출액에 영향을 미치는 요인에 관한 연구. </w:t>
      </w:r>
      <w:r w:rsidRPr="00487325">
        <w:rPr>
          <w:i/>
          <w:iCs/>
        </w:rPr>
        <w:t>서울도시연구</w:t>
      </w:r>
      <w:r w:rsidRPr="00487325">
        <w:t>, 20(1), 117-134.</w:t>
      </w:r>
    </w:p>
    <w:p w14:paraId="64425873" w14:textId="77777777" w:rsidR="00487325" w:rsidRPr="00487325" w:rsidRDefault="00487325" w:rsidP="00487325">
      <w:r w:rsidRPr="00487325">
        <w:t xml:space="preserve">김형민. (2021). 정부지원사업이 </w:t>
      </w:r>
      <w:proofErr w:type="spellStart"/>
      <w:r w:rsidRPr="00487325">
        <w:t>도시형소공인의</w:t>
      </w:r>
      <w:proofErr w:type="spellEnd"/>
      <w:r w:rsidRPr="00487325">
        <w:t xml:space="preserve"> 사업지속의도에 미치는 영향: 자기효능감, 창업만족, </w:t>
      </w:r>
      <w:proofErr w:type="spellStart"/>
      <w:r w:rsidRPr="00487325">
        <w:t>그릿의</w:t>
      </w:r>
      <w:proofErr w:type="spellEnd"/>
      <w:r w:rsidRPr="00487325">
        <w:t xml:space="preserve"> 매개효과. </w:t>
      </w:r>
      <w:r w:rsidRPr="00487325">
        <w:rPr>
          <w:i/>
          <w:iCs/>
        </w:rPr>
        <w:t>한국창업학회지</w:t>
      </w:r>
      <w:r w:rsidRPr="00487325">
        <w:t>, 16(1), 1-22.</w:t>
      </w:r>
    </w:p>
    <w:p w14:paraId="604813C2" w14:textId="77777777" w:rsidR="00487325" w:rsidRPr="00487325" w:rsidRDefault="00487325" w:rsidP="00487325">
      <w:r w:rsidRPr="00487325">
        <w:t>김형철. (2019). 소상공인의 역량이 사업지속에 대한 의지에 미치는 영향: 사업준비의 조절효과를 중심으로. </w:t>
      </w:r>
      <w:r w:rsidRPr="00487325">
        <w:rPr>
          <w:i/>
          <w:iCs/>
        </w:rPr>
        <w:t>경영컨설팅연구</w:t>
      </w:r>
      <w:r w:rsidRPr="00487325">
        <w:t>, 19(3), 219-228.</w:t>
      </w:r>
    </w:p>
    <w:p w14:paraId="482AED77" w14:textId="77777777" w:rsidR="00487325" w:rsidRPr="00487325" w:rsidRDefault="00487325" w:rsidP="00487325">
      <w:proofErr w:type="spellStart"/>
      <w:r w:rsidRPr="00487325">
        <w:t>나상균</w:t>
      </w:r>
      <w:proofErr w:type="spellEnd"/>
      <w:r w:rsidRPr="00487325">
        <w:t>. (2016). 소상공인 창업자의 특성, 창업성공요인 및 창업성과의 구조적 관계에 관한 연구. </w:t>
      </w:r>
      <w:r w:rsidRPr="00487325">
        <w:rPr>
          <w:i/>
          <w:iCs/>
        </w:rPr>
        <w:t>경영과 정보연구</w:t>
      </w:r>
      <w:r w:rsidRPr="00487325">
        <w:t>, 35(4), 251-268.</w:t>
      </w:r>
    </w:p>
    <w:p w14:paraId="31E4CEF7" w14:textId="77777777" w:rsidR="00487325" w:rsidRPr="00487325" w:rsidRDefault="00487325" w:rsidP="00487325">
      <w:r w:rsidRPr="00487325">
        <w:lastRenderedPageBreak/>
        <w:t xml:space="preserve">남윤미. (2017). 국내 자영업의 </w:t>
      </w:r>
      <w:proofErr w:type="spellStart"/>
      <w:r w:rsidRPr="00487325">
        <w:t>폐업률</w:t>
      </w:r>
      <w:proofErr w:type="spellEnd"/>
      <w:r w:rsidRPr="00487325">
        <w:t xml:space="preserve"> 결정요인 분석. </w:t>
      </w:r>
      <w:r w:rsidRPr="00487325">
        <w:rPr>
          <w:i/>
          <w:iCs/>
        </w:rPr>
        <w:t>Bank of Korea Working Paper</w:t>
      </w:r>
      <w:r w:rsidRPr="00487325">
        <w:t>, 2017-5.</w:t>
      </w:r>
    </w:p>
    <w:p w14:paraId="31E4A050" w14:textId="77777777" w:rsidR="00487325" w:rsidRPr="00487325" w:rsidRDefault="00487325" w:rsidP="00487325">
      <w:proofErr w:type="spellStart"/>
      <w:r w:rsidRPr="00487325">
        <w:t>남정민</w:t>
      </w:r>
      <w:proofErr w:type="spellEnd"/>
      <w:r w:rsidRPr="00487325">
        <w:t xml:space="preserve">, 박정우, </w:t>
      </w:r>
      <w:proofErr w:type="spellStart"/>
      <w:r w:rsidRPr="00487325">
        <w:t>전병준</w:t>
      </w:r>
      <w:proofErr w:type="spellEnd"/>
      <w:r w:rsidRPr="00487325">
        <w:t>. (2013). 창업 성공에 영향을 미치는 창업준비단계 핵심요인 연구: 한국노동패널을 활용한 창업 생존에 대한 종단분석. </w:t>
      </w:r>
      <w:r w:rsidRPr="00487325">
        <w:rPr>
          <w:i/>
          <w:iCs/>
        </w:rPr>
        <w:t>인적자원관리연구</w:t>
      </w:r>
      <w:r w:rsidRPr="00487325">
        <w:t>, 20(5), 27-44.</w:t>
      </w:r>
    </w:p>
    <w:p w14:paraId="2AE6FAF3" w14:textId="77777777" w:rsidR="00487325" w:rsidRPr="00487325" w:rsidRDefault="00487325" w:rsidP="00487325">
      <w:proofErr w:type="spellStart"/>
      <w:r w:rsidRPr="00487325">
        <w:t>박국호</w:t>
      </w:r>
      <w:proofErr w:type="spellEnd"/>
      <w:r w:rsidRPr="00487325">
        <w:t>. (2020). 소상공인 재기지원제도 현황과 과제. </w:t>
      </w:r>
      <w:r w:rsidRPr="00487325">
        <w:rPr>
          <w:i/>
          <w:iCs/>
        </w:rPr>
        <w:t>인문사회 21</w:t>
      </w:r>
      <w:r w:rsidRPr="00487325">
        <w:t>, 11(3), 283-296.</w:t>
      </w:r>
    </w:p>
    <w:p w14:paraId="7A36069A" w14:textId="77777777" w:rsidR="00487325" w:rsidRPr="00487325" w:rsidRDefault="00487325" w:rsidP="00487325">
      <w:r w:rsidRPr="00487325">
        <w:t xml:space="preserve">박미현, </w:t>
      </w:r>
      <w:proofErr w:type="spellStart"/>
      <w:r w:rsidRPr="00487325">
        <w:t>정영순</w:t>
      </w:r>
      <w:proofErr w:type="spellEnd"/>
      <w:r w:rsidRPr="00487325">
        <w:t>. (2011). 중고령자 창업의 생존가능성에 영향을 미치는 요인 분석. </w:t>
      </w:r>
      <w:r w:rsidRPr="00487325">
        <w:rPr>
          <w:i/>
          <w:iCs/>
        </w:rPr>
        <w:t>사회복지정책</w:t>
      </w:r>
      <w:r w:rsidRPr="00487325">
        <w:t>, 38(4), 165-189.</w:t>
      </w:r>
    </w:p>
    <w:p w14:paraId="05A84958" w14:textId="77777777" w:rsidR="00487325" w:rsidRPr="00487325" w:rsidRDefault="00487325" w:rsidP="00487325">
      <w:r w:rsidRPr="00487325">
        <w:t>박소연, 현병환. (2021). 소상공인 경영교육이 사업 지속가능성에 미치는 영향: 경영교육에 대한 기대의 매개효과를 중심으로. </w:t>
      </w:r>
      <w:r w:rsidRPr="00487325">
        <w:rPr>
          <w:i/>
          <w:iCs/>
        </w:rPr>
        <w:t>지식경영연구</w:t>
      </w:r>
      <w:r w:rsidRPr="00487325">
        <w:t>, 22(3), 217-233.</w:t>
      </w:r>
    </w:p>
    <w:p w14:paraId="24127123" w14:textId="77777777" w:rsidR="00487325" w:rsidRPr="00487325" w:rsidRDefault="00487325" w:rsidP="00487325">
      <w:proofErr w:type="spellStart"/>
      <w:r w:rsidRPr="00487325">
        <w:t>박송춘</w:t>
      </w:r>
      <w:proofErr w:type="spellEnd"/>
      <w:r w:rsidRPr="00487325">
        <w:t xml:space="preserve">, 이유리. (2020). 소상공인의 </w:t>
      </w:r>
      <w:proofErr w:type="spellStart"/>
      <w:r w:rsidRPr="00487325">
        <w:t>창업가적</w:t>
      </w:r>
      <w:proofErr w:type="spellEnd"/>
      <w:r w:rsidRPr="00487325">
        <w:t xml:space="preserve"> 특성이 경영성과에 미치는 영향 분석: 사회적 자본의 매개 효과. </w:t>
      </w:r>
      <w:r w:rsidRPr="00487325">
        <w:rPr>
          <w:i/>
          <w:iCs/>
        </w:rPr>
        <w:t>인문사회 21</w:t>
      </w:r>
      <w:r w:rsidRPr="00487325">
        <w:t>, 11(2), 655-668.</w:t>
      </w:r>
    </w:p>
    <w:p w14:paraId="728B2015" w14:textId="77777777" w:rsidR="00487325" w:rsidRPr="00487325" w:rsidRDefault="00487325" w:rsidP="00487325">
      <w:r w:rsidRPr="00487325">
        <w:t>박승빈. (2018). 프랜차이즈와 비 프랜차이즈 사업체 비교. </w:t>
      </w:r>
      <w:r w:rsidRPr="00487325">
        <w:rPr>
          <w:i/>
          <w:iCs/>
        </w:rPr>
        <w:t>KOSTAT 통계플러스</w:t>
      </w:r>
      <w:r w:rsidRPr="00487325">
        <w:t>, 2018년 겨울호, 6-27.</w:t>
      </w:r>
    </w:p>
    <w:p w14:paraId="5E5AB3B2" w14:textId="77777777" w:rsidR="00487325" w:rsidRPr="00487325" w:rsidRDefault="00487325" w:rsidP="00487325">
      <w:proofErr w:type="spellStart"/>
      <w:r w:rsidRPr="00487325">
        <w:t>박주완</w:t>
      </w:r>
      <w:proofErr w:type="spellEnd"/>
      <w:r w:rsidRPr="00487325">
        <w:t>, 강만수. (2016). 소상공인 창업준비와 사업성과와의 관계성 연구. </w:t>
      </w:r>
      <w:proofErr w:type="spellStart"/>
      <w:r w:rsidRPr="00487325">
        <w:rPr>
          <w:i/>
          <w:iCs/>
        </w:rPr>
        <w:t>기업과혁신연구</w:t>
      </w:r>
      <w:proofErr w:type="spellEnd"/>
      <w:r w:rsidRPr="00487325">
        <w:t>, 9(3), 31-46.</w:t>
      </w:r>
    </w:p>
    <w:p w14:paraId="58ACAD6C" w14:textId="77777777" w:rsidR="00487325" w:rsidRPr="00487325" w:rsidRDefault="00487325" w:rsidP="00487325">
      <w:proofErr w:type="spellStart"/>
      <w:r w:rsidRPr="00487325">
        <w:t>박주완</w:t>
      </w:r>
      <w:proofErr w:type="spellEnd"/>
      <w:r w:rsidRPr="00487325">
        <w:t xml:space="preserve">, </w:t>
      </w:r>
      <w:proofErr w:type="spellStart"/>
      <w:r w:rsidRPr="00487325">
        <w:t>송창길</w:t>
      </w:r>
      <w:proofErr w:type="spellEnd"/>
      <w:r w:rsidRPr="00487325">
        <w:t xml:space="preserve">, </w:t>
      </w:r>
      <w:proofErr w:type="spellStart"/>
      <w:r w:rsidRPr="00487325">
        <w:t>배진성</w:t>
      </w:r>
      <w:proofErr w:type="spellEnd"/>
      <w:r w:rsidRPr="00487325">
        <w:t>. (2017). 기계학습 기법을 이용한 소상공인 신용평가모형 구축에 관한 연구.</w:t>
      </w:r>
    </w:p>
    <w:p w14:paraId="7385E871" w14:textId="77777777" w:rsidR="00487325" w:rsidRPr="00487325" w:rsidRDefault="00487325" w:rsidP="00487325">
      <w:proofErr w:type="spellStart"/>
      <w:r w:rsidRPr="00487325">
        <w:t>방준아</w:t>
      </w:r>
      <w:proofErr w:type="spellEnd"/>
      <w:r w:rsidRPr="00487325">
        <w:t xml:space="preserve">, 손광민, 이소정, </w:t>
      </w:r>
      <w:proofErr w:type="spellStart"/>
      <w:r w:rsidRPr="00487325">
        <w:t>이현근</w:t>
      </w:r>
      <w:proofErr w:type="spellEnd"/>
      <w:r w:rsidRPr="00487325">
        <w:t>, 조수빈. (2018). 서울 치킨집 폐업 예측 모형 개발 연구. </w:t>
      </w:r>
      <w:proofErr w:type="spellStart"/>
      <w:r w:rsidRPr="00487325">
        <w:rPr>
          <w:i/>
          <w:iCs/>
        </w:rPr>
        <w:t>한국빅데이터학회지</w:t>
      </w:r>
      <w:proofErr w:type="spellEnd"/>
      <w:r w:rsidRPr="00487325">
        <w:t>, 3(2), 35-49.</w:t>
      </w:r>
    </w:p>
    <w:p w14:paraId="73331994" w14:textId="77777777" w:rsidR="00487325" w:rsidRPr="00487325" w:rsidRDefault="00487325" w:rsidP="00487325">
      <w:proofErr w:type="spellStart"/>
      <w:r w:rsidRPr="00487325">
        <w:t>배소리</w:t>
      </w:r>
      <w:proofErr w:type="spellEnd"/>
      <w:r w:rsidRPr="00487325">
        <w:t>. (2020). 소상공인 업종별 개업 및 폐업의 영향요인 분석. 한양대학교 박사학위논문.</w:t>
      </w:r>
    </w:p>
    <w:p w14:paraId="0A693D94" w14:textId="77777777" w:rsidR="00487325" w:rsidRPr="00487325" w:rsidRDefault="00487325" w:rsidP="00487325">
      <w:proofErr w:type="spellStart"/>
      <w:r w:rsidRPr="00487325">
        <w:t>빈봉식</w:t>
      </w:r>
      <w:proofErr w:type="spellEnd"/>
      <w:r w:rsidRPr="00487325">
        <w:t>, 박정기. (2002). 소상공인 창업의 성공요인에 관한 실증적 연구. </w:t>
      </w:r>
      <w:r w:rsidRPr="00487325">
        <w:rPr>
          <w:i/>
          <w:iCs/>
        </w:rPr>
        <w:t>중소기업연구</w:t>
      </w:r>
      <w:r w:rsidRPr="00487325">
        <w:t>, 24(3), 135-158.</w:t>
      </w:r>
    </w:p>
    <w:p w14:paraId="026BFF28" w14:textId="77777777" w:rsidR="00487325" w:rsidRPr="00487325" w:rsidRDefault="00487325" w:rsidP="00487325">
      <w:proofErr w:type="spellStart"/>
      <w:r w:rsidRPr="00487325">
        <w:t>선명옥</w:t>
      </w:r>
      <w:proofErr w:type="spellEnd"/>
      <w:r w:rsidRPr="00487325">
        <w:t xml:space="preserve">, </w:t>
      </w:r>
      <w:proofErr w:type="spellStart"/>
      <w:r w:rsidRPr="00487325">
        <w:t>이우창</w:t>
      </w:r>
      <w:proofErr w:type="spellEnd"/>
      <w:r w:rsidRPr="00487325">
        <w:t>. (2013). 소상공인의 업종별 경영전략이 경영성과에 미치는 영향. </w:t>
      </w:r>
      <w:r w:rsidRPr="00487325">
        <w:rPr>
          <w:i/>
          <w:iCs/>
        </w:rPr>
        <w:t>국제회계연구</w:t>
      </w:r>
      <w:r w:rsidRPr="00487325">
        <w:t>, 50, 305-322.</w:t>
      </w:r>
    </w:p>
    <w:p w14:paraId="04285157" w14:textId="77777777" w:rsidR="00487325" w:rsidRPr="00487325" w:rsidRDefault="00487325" w:rsidP="00487325">
      <w:proofErr w:type="spellStart"/>
      <w:r w:rsidRPr="00487325">
        <w:t>송영조</w:t>
      </w:r>
      <w:proofErr w:type="spellEnd"/>
      <w:r w:rsidRPr="00487325">
        <w:t xml:space="preserve">, </w:t>
      </w:r>
      <w:proofErr w:type="spellStart"/>
      <w:r w:rsidRPr="00487325">
        <w:t>남종석</w:t>
      </w:r>
      <w:proofErr w:type="spellEnd"/>
      <w:r w:rsidRPr="00487325">
        <w:t>. (2021). 소상공인 경영성과 영향요인에 관한 연구.</w:t>
      </w:r>
    </w:p>
    <w:p w14:paraId="19C525BE" w14:textId="77777777" w:rsidR="00487325" w:rsidRPr="00487325" w:rsidRDefault="00487325" w:rsidP="00487325">
      <w:proofErr w:type="spellStart"/>
      <w:r w:rsidRPr="00487325">
        <w:t>정성한</w:t>
      </w:r>
      <w:proofErr w:type="spellEnd"/>
      <w:r w:rsidRPr="00487325">
        <w:t xml:space="preserve">, </w:t>
      </w:r>
      <w:proofErr w:type="spellStart"/>
      <w:r w:rsidRPr="00487325">
        <w:t>김해룡</w:t>
      </w:r>
      <w:proofErr w:type="spellEnd"/>
      <w:r w:rsidRPr="00487325">
        <w:t>. (2001). 소상공인의 창업성공 영향요인에 관한 연구.</w:t>
      </w:r>
    </w:p>
    <w:p w14:paraId="3B4597CC" w14:textId="77777777" w:rsidR="00487325" w:rsidRPr="00487325" w:rsidRDefault="00487325" w:rsidP="00487325">
      <w:r w:rsidRPr="00487325">
        <w:t xml:space="preserve">조준희, </w:t>
      </w:r>
      <w:proofErr w:type="spellStart"/>
      <w:r w:rsidRPr="00487325">
        <w:t>김찬중</w:t>
      </w:r>
      <w:proofErr w:type="spellEnd"/>
      <w:r w:rsidRPr="00487325">
        <w:t>. (2010). 소상공인 창업의 재무성과 영향요인 연구.</w:t>
      </w:r>
    </w:p>
    <w:p w14:paraId="77DD3706" w14:textId="77777777" w:rsidR="00487325" w:rsidRPr="00487325" w:rsidRDefault="00487325" w:rsidP="00487325">
      <w:proofErr w:type="spellStart"/>
      <w:r w:rsidRPr="00487325">
        <w:t>황선재</w:t>
      </w:r>
      <w:proofErr w:type="spellEnd"/>
      <w:r w:rsidRPr="00487325">
        <w:t xml:space="preserve">, </w:t>
      </w:r>
      <w:proofErr w:type="spellStart"/>
      <w:r w:rsidRPr="00487325">
        <w:t>허철무</w:t>
      </w:r>
      <w:proofErr w:type="spellEnd"/>
      <w:r w:rsidRPr="00487325">
        <w:t>. (2019). 소상공인의 경영교육 만족도와 경영성과에 관한 연구.</w:t>
      </w:r>
    </w:p>
    <w:p w14:paraId="7C94D577" w14:textId="77777777" w:rsidR="00487325" w:rsidRPr="00487325" w:rsidRDefault="00487325" w:rsidP="00487325">
      <w:r w:rsidRPr="00487325">
        <w:lastRenderedPageBreak/>
        <w:t>박준식. (2022). </w:t>
      </w:r>
      <w:proofErr w:type="spellStart"/>
      <w:r w:rsidRPr="00487325">
        <w:rPr>
          <w:i/>
          <w:iCs/>
        </w:rPr>
        <w:t>랜덤포레스트를</w:t>
      </w:r>
      <w:proofErr w:type="spellEnd"/>
      <w:r w:rsidRPr="00487325">
        <w:rPr>
          <w:i/>
          <w:iCs/>
        </w:rPr>
        <w:t xml:space="preserve"> 활용한 소상공인 사업 지속가능성 예측모형 개발연구</w:t>
      </w:r>
      <w:r w:rsidRPr="00487325">
        <w:t>. 한밭대학교 창업경영대학원 석사학위논문.</w:t>
      </w:r>
    </w:p>
    <w:p w14:paraId="74CE32D5" w14:textId="77777777" w:rsidR="00487325" w:rsidRPr="00487325" w:rsidRDefault="00487325" w:rsidP="00487325">
      <w:r w:rsidRPr="00487325">
        <w:t>경남신용보증재단. (2026). </w:t>
      </w:r>
      <w:r w:rsidRPr="00487325">
        <w:rPr>
          <w:i/>
          <w:iCs/>
        </w:rPr>
        <w:t>2026년 대학(원)생 소상공인 논문 공모전 공고문</w:t>
      </w:r>
      <w:r w:rsidRPr="00487325">
        <w:t>.</w:t>
      </w:r>
    </w:p>
    <w:p w14:paraId="25811848" w14:textId="77777777" w:rsidR="00487325" w:rsidRPr="00487325" w:rsidRDefault="00487325" w:rsidP="00487325">
      <w:r w:rsidRPr="00487325">
        <w:t>경상남도. (2026). </w:t>
      </w:r>
      <w:r w:rsidRPr="00487325">
        <w:rPr>
          <w:i/>
          <w:iCs/>
        </w:rPr>
        <w:t>2026년도 경상남도 소상공인 정책자금 운용계획 공고</w:t>
      </w:r>
      <w:r w:rsidRPr="00487325">
        <w:t>.</w:t>
      </w:r>
    </w:p>
    <w:p w14:paraId="648D4238" w14:textId="77777777" w:rsidR="00487325" w:rsidRPr="00487325" w:rsidRDefault="00487325" w:rsidP="00487325">
      <w:r w:rsidRPr="00487325">
        <w:t>경남신용보증재단. (2026). </w:t>
      </w:r>
      <w:r w:rsidRPr="00487325">
        <w:rPr>
          <w:i/>
          <w:iCs/>
        </w:rPr>
        <w:t>소상공인 생애주기별 맞춤지원 사업 안내</w:t>
      </w:r>
      <w:r w:rsidRPr="00487325">
        <w:t>.</w:t>
      </w:r>
    </w:p>
    <w:p w14:paraId="1A3243CD" w14:textId="77777777" w:rsidR="00487325" w:rsidRPr="00487325" w:rsidRDefault="00487325" w:rsidP="00487325">
      <w:r w:rsidRPr="00487325">
        <w:t>중소벤처기업부. (2024). </w:t>
      </w:r>
      <w:r w:rsidRPr="00487325">
        <w:rPr>
          <w:i/>
          <w:iCs/>
        </w:rPr>
        <w:t>2025년 소상공인 지원사업 통합 공고</w:t>
      </w:r>
      <w:r w:rsidRPr="00487325">
        <w:t>. 중소벤처기업부 공고 제2024-617호.</w:t>
      </w:r>
    </w:p>
    <w:p w14:paraId="155FC0B4" w14:textId="77777777" w:rsidR="00487325" w:rsidRPr="00487325" w:rsidRDefault="00487325" w:rsidP="00487325">
      <w:r w:rsidRPr="00487325">
        <w:t>중소벤처기업부. (2026). </w:t>
      </w:r>
      <w:r w:rsidRPr="00487325">
        <w:rPr>
          <w:i/>
          <w:iCs/>
        </w:rPr>
        <w:t>2024년 기준 소상공인실태조사 결과 발표</w:t>
      </w:r>
      <w:r w:rsidRPr="00487325">
        <w:t>.</w:t>
      </w:r>
    </w:p>
    <w:p w14:paraId="157079D5" w14:textId="77777777" w:rsidR="00487325" w:rsidRPr="00487325" w:rsidRDefault="00487325" w:rsidP="00487325">
      <w:r w:rsidRPr="00487325">
        <w:t>중소벤처기업부·</w:t>
      </w:r>
      <w:proofErr w:type="spellStart"/>
      <w:r w:rsidRPr="00487325">
        <w:t>소상공인시장진흥공단</w:t>
      </w:r>
      <w:proofErr w:type="spellEnd"/>
      <w:r w:rsidRPr="00487325">
        <w:t>. (각 연도). </w:t>
      </w:r>
      <w:r w:rsidRPr="00487325">
        <w:rPr>
          <w:i/>
          <w:iCs/>
        </w:rPr>
        <w:t xml:space="preserve">소상공인실태조사 </w:t>
      </w:r>
      <w:proofErr w:type="spellStart"/>
      <w:r w:rsidRPr="00487325">
        <w:rPr>
          <w:i/>
          <w:iCs/>
        </w:rPr>
        <w:t>원자료</w:t>
      </w:r>
      <w:proofErr w:type="spellEnd"/>
      <w:r w:rsidRPr="00487325">
        <w:rPr>
          <w:i/>
          <w:iCs/>
        </w:rPr>
        <w:t xml:space="preserve"> 및 조사설명자료</w:t>
      </w:r>
      <w:r w:rsidRPr="00487325">
        <w:t>.</w:t>
      </w:r>
    </w:p>
    <w:p w14:paraId="16FE9BF3" w14:textId="77777777" w:rsidR="00487325" w:rsidRPr="00487325" w:rsidRDefault="00487325" w:rsidP="00487325">
      <w:r w:rsidRPr="00487325">
        <w:t>통계청. (각 연도). </w:t>
      </w:r>
      <w:proofErr w:type="spellStart"/>
      <w:r w:rsidRPr="00487325">
        <w:rPr>
          <w:i/>
          <w:iCs/>
        </w:rPr>
        <w:t>기업생멸행정통계</w:t>
      </w:r>
      <w:proofErr w:type="spellEnd"/>
      <w:r w:rsidRPr="00487325">
        <w:t>.</w:t>
      </w:r>
    </w:p>
    <w:p w14:paraId="40B17C43" w14:textId="77777777" w:rsidR="00487325" w:rsidRPr="00487325" w:rsidRDefault="00487325" w:rsidP="00487325">
      <w:r w:rsidRPr="00487325">
        <w:t>국세청. (각 연도). </w:t>
      </w:r>
      <w:r w:rsidRPr="00487325">
        <w:rPr>
          <w:i/>
          <w:iCs/>
        </w:rPr>
        <w:t>국세통계연보</w:t>
      </w:r>
      <w:r w:rsidRPr="00487325">
        <w:t>.</w:t>
      </w:r>
    </w:p>
    <w:p w14:paraId="73F8FF03" w14:textId="77777777" w:rsidR="00487325" w:rsidRPr="00487325" w:rsidRDefault="00487325" w:rsidP="00487325">
      <w:r w:rsidRPr="00487325">
        <w:t>경남신용보증재단. (2026). 경남 소상공인 창·</w:t>
      </w:r>
      <w:proofErr w:type="spellStart"/>
      <w:r w:rsidRPr="00487325">
        <w:t>폐업률</w:t>
      </w:r>
      <w:proofErr w:type="spellEnd"/>
      <w:r w:rsidRPr="00487325">
        <w:t xml:space="preserve"> 통계. </w:t>
      </w:r>
      <w:hyperlink r:id="rId18" w:tgtFrame="_blank" w:history="1">
        <w:r w:rsidRPr="00487325">
          <w:rPr>
            <w:rStyle w:val="aa"/>
          </w:rPr>
          <w:t>https://www.gnsinbo.or.kr/sub/stats_startup_closure.php</w:t>
        </w:r>
      </w:hyperlink>
    </w:p>
    <w:p w14:paraId="325C0CC7" w14:textId="77777777" w:rsidR="00487325" w:rsidRPr="00487325" w:rsidRDefault="00487325" w:rsidP="00487325">
      <w:r w:rsidRPr="00487325">
        <w:t>경남신용보증재단. (2026). 경남 소상공인 현황 통계. </w:t>
      </w:r>
      <w:hyperlink r:id="rId19" w:tgtFrame="_blank" w:history="1">
        <w:r w:rsidRPr="00487325">
          <w:rPr>
            <w:rStyle w:val="aa"/>
          </w:rPr>
          <w:t>https://www.gnsinbo.or.kr/sub/stats_micro_enterprise.php</w:t>
        </w:r>
      </w:hyperlink>
    </w:p>
    <w:p w14:paraId="1062FD58" w14:textId="12BC6479" w:rsidR="00487325" w:rsidRPr="00487325" w:rsidRDefault="00487325" w:rsidP="00487325">
      <w:r w:rsidRPr="00487325">
        <w:t>중소벤처기업부. (2026). 지역별 중소기업 통계. </w:t>
      </w:r>
      <w:hyperlink r:id="rId20" w:tgtFrame="_blank" w:history="1">
        <w:r w:rsidRPr="00487325">
          <w:rPr>
            <w:rStyle w:val="aa"/>
          </w:rPr>
          <mc:AlternateContent>
            <mc:Choice Requires="wps">
              <w:drawing>
                <wp:inline distT="0" distB="0" distL="0" distR="0" wp14:anchorId="186FD828" wp14:editId="55540122">
                  <wp:extent cx="304800" cy="304800"/>
                  <wp:effectExtent l="0" t="0" r="0" b="0"/>
                  <wp:docPr id="664319854" name="직사각형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DDCDD" id="직사각형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87325">
          <w:rPr>
            <w:rStyle w:val="aa"/>
          </w:rPr>
          <w:t>https://www.mss.go.kr/site/smba/foffice/ex/statDB/AreaSubStat.do</w:t>
        </w:r>
      </w:hyperlink>
    </w:p>
    <w:p w14:paraId="409DE4A6" w14:textId="73AE18CD" w:rsidR="00487325" w:rsidRPr="00487325" w:rsidRDefault="00487325" w:rsidP="00487325">
      <w:r w:rsidRPr="00487325">
        <w:t xml:space="preserve">법제처 </w:t>
      </w:r>
      <w:proofErr w:type="spellStart"/>
      <w:r w:rsidRPr="00487325">
        <w:t>찾기쉬운</w:t>
      </w:r>
      <w:proofErr w:type="spellEnd"/>
      <w:r w:rsidRPr="00487325">
        <w:t xml:space="preserve"> 생활법령정보. (2026). 소상공인의 정의와 요건. </w:t>
      </w:r>
      <w:hyperlink r:id="rId21" w:tgtFrame="_blank" w:history="1">
        <w:r w:rsidRPr="00487325">
          <w:rPr>
            <w:rStyle w:val="aa"/>
          </w:rPr>
          <mc:AlternateContent>
            <mc:Choice Requires="wps">
              <w:drawing>
                <wp:inline distT="0" distB="0" distL="0" distR="0" wp14:anchorId="15C434E0" wp14:editId="5B415030">
                  <wp:extent cx="304800" cy="304800"/>
                  <wp:effectExtent l="0" t="0" r="0" b="0"/>
                  <wp:docPr id="1326997379" name="직사각형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85C0F" id="직사각형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87325">
          <w:rPr>
            <w:rStyle w:val="aa"/>
          </w:rPr>
          <w:t>https://www.easylaw.go.kr/CSP/CsmMain.laf?csmSeq=1114</w:t>
        </w:r>
      </w:hyperlink>
    </w:p>
    <w:p w14:paraId="04597951" w14:textId="77777777" w:rsidR="00487325" w:rsidRPr="00487325" w:rsidRDefault="00487325" w:rsidP="00487325">
      <w:r w:rsidRPr="00487325">
        <w:t>대한민국 법령. </w:t>
      </w:r>
      <w:r w:rsidRPr="00487325">
        <w:rPr>
          <w:i/>
          <w:iCs/>
        </w:rPr>
        <w:t>소상공인기본법</w:t>
      </w:r>
      <w:r w:rsidRPr="00487325">
        <w:t>.</w:t>
      </w:r>
    </w:p>
    <w:p w14:paraId="778FD710" w14:textId="77777777" w:rsidR="00487325" w:rsidRPr="00487325" w:rsidRDefault="00487325" w:rsidP="00487325">
      <w:r w:rsidRPr="00487325">
        <w:t>대한민국 법령. </w:t>
      </w:r>
      <w:r w:rsidRPr="00487325">
        <w:rPr>
          <w:i/>
          <w:iCs/>
        </w:rPr>
        <w:t>소상공인기본법 시행령</w:t>
      </w:r>
      <w:r w:rsidRPr="00487325">
        <w:t>.</w:t>
      </w:r>
    </w:p>
    <w:p w14:paraId="474C0A06" w14:textId="77777777" w:rsidR="009E634E" w:rsidRDefault="009E634E" w:rsidP="009E634E">
      <w:pPr>
        <w:jc w:val="center"/>
        <w:rPr>
          <w:rFonts w:hint="eastAsia"/>
        </w:rPr>
      </w:pPr>
    </w:p>
    <w:sectPr w:rsidR="009E634E" w:rsidSect="0041707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6D00"/>
    <w:multiLevelType w:val="multilevel"/>
    <w:tmpl w:val="BDE6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942D73"/>
    <w:multiLevelType w:val="multilevel"/>
    <w:tmpl w:val="81AC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691094">
    <w:abstractNumId w:val="0"/>
  </w:num>
  <w:num w:numId="2" w16cid:durableId="173500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rawingGridHorizontalSpacing w:val="11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4E"/>
    <w:rsid w:val="000106DF"/>
    <w:rsid w:val="000108B2"/>
    <w:rsid w:val="00012DE4"/>
    <w:rsid w:val="0002424C"/>
    <w:rsid w:val="000325C2"/>
    <w:rsid w:val="00050E23"/>
    <w:rsid w:val="000617CF"/>
    <w:rsid w:val="00062B0B"/>
    <w:rsid w:val="000641FB"/>
    <w:rsid w:val="00067F1A"/>
    <w:rsid w:val="00076ADD"/>
    <w:rsid w:val="000931B7"/>
    <w:rsid w:val="0009545D"/>
    <w:rsid w:val="000E152A"/>
    <w:rsid w:val="000F02DA"/>
    <w:rsid w:val="000F3F9A"/>
    <w:rsid w:val="000F6BF7"/>
    <w:rsid w:val="00100387"/>
    <w:rsid w:val="00137602"/>
    <w:rsid w:val="00167936"/>
    <w:rsid w:val="001E4A3A"/>
    <w:rsid w:val="001F02AA"/>
    <w:rsid w:val="00225F00"/>
    <w:rsid w:val="00241AF5"/>
    <w:rsid w:val="00246418"/>
    <w:rsid w:val="0028413A"/>
    <w:rsid w:val="00286D26"/>
    <w:rsid w:val="002C084A"/>
    <w:rsid w:val="002C4E12"/>
    <w:rsid w:val="002E3F03"/>
    <w:rsid w:val="002E790C"/>
    <w:rsid w:val="00321616"/>
    <w:rsid w:val="00326888"/>
    <w:rsid w:val="003406D9"/>
    <w:rsid w:val="00351EB3"/>
    <w:rsid w:val="003615F1"/>
    <w:rsid w:val="003C1836"/>
    <w:rsid w:val="003F4CAE"/>
    <w:rsid w:val="0041707B"/>
    <w:rsid w:val="0043042C"/>
    <w:rsid w:val="00487325"/>
    <w:rsid w:val="004A1525"/>
    <w:rsid w:val="004C769E"/>
    <w:rsid w:val="004D26F7"/>
    <w:rsid w:val="00540801"/>
    <w:rsid w:val="00547765"/>
    <w:rsid w:val="00550442"/>
    <w:rsid w:val="0056680A"/>
    <w:rsid w:val="005E4FD9"/>
    <w:rsid w:val="005F4FDB"/>
    <w:rsid w:val="006366BD"/>
    <w:rsid w:val="00656D02"/>
    <w:rsid w:val="00662E4F"/>
    <w:rsid w:val="006C0FBE"/>
    <w:rsid w:val="0074019E"/>
    <w:rsid w:val="00752AC7"/>
    <w:rsid w:val="00771170"/>
    <w:rsid w:val="00795BB5"/>
    <w:rsid w:val="00807295"/>
    <w:rsid w:val="008320BB"/>
    <w:rsid w:val="00832E1D"/>
    <w:rsid w:val="0084385E"/>
    <w:rsid w:val="008724C4"/>
    <w:rsid w:val="0089591A"/>
    <w:rsid w:val="008B548B"/>
    <w:rsid w:val="00945FD7"/>
    <w:rsid w:val="00972F65"/>
    <w:rsid w:val="00976C70"/>
    <w:rsid w:val="009E634E"/>
    <w:rsid w:val="009F3817"/>
    <w:rsid w:val="00A000C9"/>
    <w:rsid w:val="00A0064D"/>
    <w:rsid w:val="00A2236A"/>
    <w:rsid w:val="00A61E5C"/>
    <w:rsid w:val="00A71067"/>
    <w:rsid w:val="00A84D2C"/>
    <w:rsid w:val="00A94BD6"/>
    <w:rsid w:val="00AB3445"/>
    <w:rsid w:val="00AC153F"/>
    <w:rsid w:val="00AF495A"/>
    <w:rsid w:val="00AF708F"/>
    <w:rsid w:val="00B11AE9"/>
    <w:rsid w:val="00B30642"/>
    <w:rsid w:val="00B3767A"/>
    <w:rsid w:val="00B42595"/>
    <w:rsid w:val="00B8542A"/>
    <w:rsid w:val="00B96994"/>
    <w:rsid w:val="00BF6290"/>
    <w:rsid w:val="00C038B3"/>
    <w:rsid w:val="00C079F4"/>
    <w:rsid w:val="00C17E12"/>
    <w:rsid w:val="00C50046"/>
    <w:rsid w:val="00C52211"/>
    <w:rsid w:val="00CD4A59"/>
    <w:rsid w:val="00D118DE"/>
    <w:rsid w:val="00D21851"/>
    <w:rsid w:val="00D575A9"/>
    <w:rsid w:val="00DA7BF3"/>
    <w:rsid w:val="00DC01D9"/>
    <w:rsid w:val="00DC39FA"/>
    <w:rsid w:val="00DE5DFE"/>
    <w:rsid w:val="00E33892"/>
    <w:rsid w:val="00E6272B"/>
    <w:rsid w:val="00E90DCE"/>
    <w:rsid w:val="00EB231B"/>
    <w:rsid w:val="00EB5B29"/>
    <w:rsid w:val="00EC2FF5"/>
    <w:rsid w:val="00F0065A"/>
    <w:rsid w:val="00F037A5"/>
    <w:rsid w:val="00F14D80"/>
    <w:rsid w:val="00F35E3C"/>
    <w:rsid w:val="00F54C09"/>
    <w:rsid w:val="00F667FD"/>
    <w:rsid w:val="00FB2730"/>
    <w:rsid w:val="00FB4B55"/>
    <w:rsid w:val="00FB7A6B"/>
    <w:rsid w:val="00FD73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CF72"/>
  <w15:chartTrackingRefBased/>
  <w15:docId w15:val="{B99AF21E-2D96-4E38-B2B1-6B6AB20C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34E"/>
    <w:pPr>
      <w:widowControl w:val="0"/>
      <w:wordWrap w:val="0"/>
      <w:autoSpaceDE w:val="0"/>
      <w:autoSpaceDN w:val="0"/>
    </w:pPr>
  </w:style>
  <w:style w:type="paragraph" w:styleId="1">
    <w:name w:val="heading 1"/>
    <w:basedOn w:val="a"/>
    <w:next w:val="a"/>
    <w:link w:val="1Char"/>
    <w:uiPriority w:val="9"/>
    <w:qFormat/>
    <w:rsid w:val="009E63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E63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E634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E63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E63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E63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E63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E63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E63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E634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E634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E634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E634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E634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E634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E634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E634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E634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E634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E634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63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E634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E634E"/>
    <w:pPr>
      <w:spacing w:before="160"/>
      <w:jc w:val="center"/>
    </w:pPr>
    <w:rPr>
      <w:i/>
      <w:iCs/>
      <w:color w:val="404040" w:themeColor="text1" w:themeTint="BF"/>
    </w:rPr>
  </w:style>
  <w:style w:type="character" w:customStyle="1" w:styleId="Char1">
    <w:name w:val="인용 Char"/>
    <w:basedOn w:val="a0"/>
    <w:link w:val="a5"/>
    <w:uiPriority w:val="29"/>
    <w:rsid w:val="009E634E"/>
    <w:rPr>
      <w:i/>
      <w:iCs/>
      <w:color w:val="404040" w:themeColor="text1" w:themeTint="BF"/>
    </w:rPr>
  </w:style>
  <w:style w:type="paragraph" w:styleId="a6">
    <w:name w:val="List Paragraph"/>
    <w:basedOn w:val="a"/>
    <w:uiPriority w:val="34"/>
    <w:qFormat/>
    <w:rsid w:val="009E634E"/>
    <w:pPr>
      <w:ind w:left="720"/>
      <w:contextualSpacing/>
    </w:pPr>
  </w:style>
  <w:style w:type="character" w:styleId="a7">
    <w:name w:val="Intense Emphasis"/>
    <w:basedOn w:val="a0"/>
    <w:uiPriority w:val="21"/>
    <w:qFormat/>
    <w:rsid w:val="009E634E"/>
    <w:rPr>
      <w:i/>
      <w:iCs/>
      <w:color w:val="2F5496" w:themeColor="accent1" w:themeShade="BF"/>
    </w:rPr>
  </w:style>
  <w:style w:type="paragraph" w:styleId="a8">
    <w:name w:val="Intense Quote"/>
    <w:basedOn w:val="a"/>
    <w:next w:val="a"/>
    <w:link w:val="Char2"/>
    <w:uiPriority w:val="30"/>
    <w:qFormat/>
    <w:rsid w:val="009E6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E634E"/>
    <w:rPr>
      <w:i/>
      <w:iCs/>
      <w:color w:val="2F5496" w:themeColor="accent1" w:themeShade="BF"/>
    </w:rPr>
  </w:style>
  <w:style w:type="character" w:styleId="a9">
    <w:name w:val="Intense Reference"/>
    <w:basedOn w:val="a0"/>
    <w:uiPriority w:val="32"/>
    <w:qFormat/>
    <w:rsid w:val="009E634E"/>
    <w:rPr>
      <w:b/>
      <w:bCs/>
      <w:smallCaps/>
      <w:color w:val="2F5496" w:themeColor="accent1" w:themeShade="BF"/>
      <w:spacing w:val="5"/>
    </w:rPr>
  </w:style>
  <w:style w:type="character" w:styleId="aa">
    <w:name w:val="Hyperlink"/>
    <w:basedOn w:val="a0"/>
    <w:uiPriority w:val="99"/>
    <w:unhideWhenUsed/>
    <w:rsid w:val="00487325"/>
    <w:rPr>
      <w:color w:val="0563C1" w:themeColor="hyperlink"/>
      <w:u w:val="single"/>
    </w:rPr>
  </w:style>
  <w:style w:type="character" w:styleId="ab">
    <w:name w:val="Unresolved Mention"/>
    <w:basedOn w:val="a0"/>
    <w:uiPriority w:val="99"/>
    <w:semiHidden/>
    <w:unhideWhenUsed/>
    <w:rsid w:val="00487325"/>
    <w:rPr>
      <w:color w:val="605E5C"/>
      <w:shd w:val="clear" w:color="auto" w:fill="E1DFDD"/>
    </w:rPr>
  </w:style>
  <w:style w:type="paragraph" w:styleId="ac">
    <w:name w:val="Normal (Web)"/>
    <w:basedOn w:val="a"/>
    <w:uiPriority w:val="99"/>
    <w:semiHidden/>
    <w:unhideWhenUsed/>
    <w:rsid w:val="00E90DC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nsinbo.or.kr/sub/stats_startup_closure.php" TargetMode="External"/><Relationship Id="rId3" Type="http://schemas.openxmlformats.org/officeDocument/2006/relationships/settings" Target="settings.xml"/><Relationship Id="rId21" Type="http://schemas.openxmlformats.org/officeDocument/2006/relationships/hyperlink" Target="https://www.easylaw.go.kr/CSP/CsmMain.laf?csmSeq=1114"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mss.go.kr/site/smba/foffice/ex/statDB/AreaSubStat.d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gnsinbo.or.kr/sub/stats_micro_enterprise.ph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3307</Words>
  <Characters>18856</Characters>
  <Application>Microsoft Office Word</Application>
  <DocSecurity>0</DocSecurity>
  <Lines>157</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태영 김</dc:creator>
  <cp:keywords/>
  <dc:description/>
  <cp:lastModifiedBy>태영 김</cp:lastModifiedBy>
  <cp:revision>2</cp:revision>
  <dcterms:created xsi:type="dcterms:W3CDTF">2026-05-27T11:20:00Z</dcterms:created>
  <dcterms:modified xsi:type="dcterms:W3CDTF">2026-05-27T11:20:00Z</dcterms:modified>
</cp:coreProperties>
</file>